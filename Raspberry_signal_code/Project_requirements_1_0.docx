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rPr>
        <w:id w:val="76018941"/>
        <w:docPartObj>
          <w:docPartGallery w:val="Cover Pages"/>
          <w:docPartUnique/>
        </w:docPartObj>
      </w:sdtPr>
      <w:sdtEndPr/>
      <w:sdtContent>
        <w:p w:rsidR="000D3D12" w:rsidRDefault="000D3D12">
          <w:pPr>
            <w:pStyle w:val="NoSpacing"/>
          </w:pPr>
          <w:r>
            <w:rPr>
              <w:noProof/>
            </w:rPr>
            <mc:AlternateContent>
              <mc:Choice Requires="wpg">
                <w:drawing>
                  <wp:anchor distT="0" distB="0" distL="114300" distR="114300" simplePos="0" relativeHeight="25297920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88" name="Group 28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89" name="Rectangle 28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Pentagon 29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38325458"/>
                                    <w:dataBinding w:prefixMappings="xmlns:ns0='http://schemas.microsoft.com/office/2006/coverPageProps' " w:xpath="/ns0:CoverPageProperties[1]/ns0:PublishDate[1]" w:storeItemID="{55AF091B-3C7A-41E3-B477-F2FDAA23CFDA}"/>
                                    <w:date w:fullDate="2017-10-01T00:00:00Z">
                                      <w:dateFormat w:val="M/d/yyyy"/>
                                      <w:lid w:val="en-US"/>
                                      <w:storeMappedDataAs w:val="dateTime"/>
                                      <w:calendar w:val="gregorian"/>
                                    </w:date>
                                  </w:sdtPr>
                                  <w:sdtEndPr/>
                                  <w:sdtContent>
                                    <w:p w:rsidR="00283693" w:rsidRDefault="00283693">
                                      <w:pPr>
                                        <w:pStyle w:val="NoSpacing"/>
                                        <w:jc w:val="right"/>
                                        <w:rPr>
                                          <w:color w:val="FFFFFF" w:themeColor="background1"/>
                                          <w:sz w:val="28"/>
                                          <w:szCs w:val="28"/>
                                        </w:rPr>
                                      </w:pPr>
                                      <w:r>
                                        <w:rPr>
                                          <w:color w:val="FFFFFF" w:themeColor="background1"/>
                                          <w:sz w:val="28"/>
                                          <w:szCs w:val="28"/>
                                        </w:rPr>
                                        <w:t>10/1/2017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1" name="Group 291"/>
                            <wpg:cNvGrpSpPr/>
                            <wpg:grpSpPr>
                              <a:xfrm>
                                <a:off x="76200" y="4210050"/>
                                <a:ext cx="2057400" cy="4910328"/>
                                <a:chOff x="80645" y="4211812"/>
                                <a:chExt cx="1306273" cy="3121026"/>
                              </a:xfrm>
                            </wpg:grpSpPr>
                            <wpg:grpSp>
                              <wpg:cNvPr id="292" name="Group 292"/>
                              <wpg:cNvGrpSpPr>
                                <a:grpSpLocks noChangeAspect="1"/>
                              </wpg:cNvGrpSpPr>
                              <wpg:grpSpPr>
                                <a:xfrm>
                                  <a:off x="141062" y="4211812"/>
                                  <a:ext cx="1047750" cy="3121026"/>
                                  <a:chOff x="141062" y="4211812"/>
                                  <a:chExt cx="1047750" cy="3121026"/>
                                </a:xfrm>
                              </wpg:grpSpPr>
                              <wps:wsp>
                                <wps:cNvPr id="293" name="Freeform 29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4" name="Freeform 29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5" name="Freeform 29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6" name="Freeform 29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7" name="Freeform 29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8" name="Freeform 29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9" name="Freeform 29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0" name="Freeform 30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1" name="Freeform 30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2" name="Freeform 30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3" name="Freeform 30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4" name="Freeform 30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5" name="Group 305"/>
                              <wpg:cNvGrpSpPr>
                                <a:grpSpLocks noChangeAspect="1"/>
                              </wpg:cNvGrpSpPr>
                              <wpg:grpSpPr>
                                <a:xfrm>
                                  <a:off x="80645" y="4826972"/>
                                  <a:ext cx="1306273" cy="2505863"/>
                                  <a:chOff x="80645" y="4649964"/>
                                  <a:chExt cx="874712" cy="1677988"/>
                                </a:xfrm>
                              </wpg:grpSpPr>
                              <wps:wsp>
                                <wps:cNvPr id="306" name="Freeform 30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 name="Freeform 30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 name="Freeform 30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9" name="Freeform 30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0" name="Freeform 31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1" name="Freeform 31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2" name="Freeform 31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3" name="Freeform 31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4" name="Freeform 31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5" name="Freeform 31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6" name="Freeform 31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88" o:spid="_x0000_s1026" style="position:absolute;margin-left:0;margin-top:0;width:172.8pt;height:718.55pt;z-index:-25033728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P3gdwZgJAAAygQBAA4AAAAAAAAAAAAAAAAALgIAAGRycy9lMm9Eb2MueG1sUEsBAi0AFAAGAAgA&#10;AAAhAE/3lTLdAAAABgEAAA8AAAAAAAAAAAAAAAAAuiYAAGRycy9kb3ducmV2LnhtbFBLBQYAAAAA&#10;BAAEAPMAAADEJwAAAAA=&#10;">
                    <v:rect id="Rectangle 28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9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238325458"/>
                              <w:dataBinding w:prefixMappings="xmlns:ns0='http://schemas.microsoft.com/office/2006/coverPageProps' " w:xpath="/ns0:CoverPageProperties[1]/ns0:PublishDate[1]" w:storeItemID="{55AF091B-3C7A-41E3-B477-F2FDAA23CFDA}"/>
                              <w:date w:fullDate="2017-10-01T00:00:00Z">
                                <w:dateFormat w:val="M/d/yyyy"/>
                                <w:lid w:val="en-US"/>
                                <w:storeMappedDataAs w:val="dateTime"/>
                                <w:calendar w:val="gregorian"/>
                              </w:date>
                            </w:sdtPr>
                            <w:sdtContent>
                              <w:p w:rsidR="00283693" w:rsidRDefault="00283693">
                                <w:pPr>
                                  <w:pStyle w:val="NoSpacing"/>
                                  <w:jc w:val="right"/>
                                  <w:rPr>
                                    <w:color w:val="FFFFFF" w:themeColor="background1"/>
                                    <w:sz w:val="28"/>
                                    <w:szCs w:val="28"/>
                                  </w:rPr>
                                </w:pPr>
                                <w:r>
                                  <w:rPr>
                                    <w:color w:val="FFFFFF" w:themeColor="background1"/>
                                    <w:sz w:val="28"/>
                                    <w:szCs w:val="28"/>
                                  </w:rPr>
                                  <w:t>10/1/2017</w:t>
                                </w:r>
                              </w:p>
                            </w:sdtContent>
                          </w:sdt>
                        </w:txbxContent>
                      </v:textbox>
                    </v:shape>
                    <v:group id="Group 29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group id="Group 29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o:lock v:ext="edit" aspectratio="t"/>
                        <v:shape id="Freeform 29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9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9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9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9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9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9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30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0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02"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" path="m,l31,65r-8,l,xe" fillcolor="#1f497d [3215]" strokecolor="#1f497d [3215]" strokeweight="0">
                          <v:path arrowok="t" o:connecttype="custom" o:connectlocs="0,0;49213,103188;36513,103188;0,0" o:connectangles="0,0,0,0"/>
                        </v:shape>
                        <v:shape id="Freeform 303"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reeform 30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30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o:lock v:ext="edit" aspectratio="t"/>
                        <v:shape id="Freeform 30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30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30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" path="m,l16,72r4,49l18,112,,31,,xe" fillcolor="#1f497d [3215]" strokecolor="#1f497d [3215]" strokeweight="0">
                          <v:fill opacity="13107f"/>
                          <v:stroke opacity="13107f"/>
                          <v:path arrowok="t" o:connecttype="custom" o:connectlocs="0,0;25400,114300;31750,192088;28575,177800;0,49213;0,0" o:connectangles="0,0,0,0,0,0"/>
                        </v:shape>
                        <v:shape id="Freeform 30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1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" path="m,l33,71r-9,l11,36,,xe" fillcolor="#1f497d [3215]" strokecolor="#1f497d [3215]" strokeweight="0">
                          <v:fill opacity="13107f"/>
                          <v:stroke opacity="13107f"/>
                          <v:path arrowok="t" o:connecttype="custom" o:connectlocs="0,0;52388,112713;38100,112713;17463,57150;0,0" o:connectangles="0,0,0,0,0"/>
                        </v:shape>
                        <v:shape id="Freeform 31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reeform 31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1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31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reeform 31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31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298124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3693" w:rsidRDefault="00283693">
                                <w:pPr>
                                  <w:pStyle w:val="NoSpacing"/>
                                  <w:rPr>
                                    <w:color w:val="4F81BD" w:themeColor="accent1"/>
                                    <w:sz w:val="26"/>
                                    <w:szCs w:val="26"/>
                                  </w:rPr>
                                </w:pPr>
                                <w:r>
                                  <w:rPr>
                                    <w:color w:val="4F81BD" w:themeColor="accent1"/>
                                    <w:sz w:val="26"/>
                                    <w:szCs w:val="26"/>
                                    <w:lang w:val="fi-FI"/>
                                  </w:rPr>
                                  <w:t xml:space="preserve">    KN</w:t>
                                </w:r>
                              </w:p>
                              <w:p w:rsidR="00283693" w:rsidRDefault="00001C68">
                                <w:pPr>
                                  <w:pStyle w:val="NoSpacing"/>
                                  <w:rPr>
                                    <w:color w:val="595959" w:themeColor="text1" w:themeTint="A6"/>
                                    <w:sz w:val="20"/>
                                    <w:szCs w:val="20"/>
                                  </w:rPr>
                                </w:pPr>
                                <w:sdt>
                                  <w:sdtPr>
                                    <w:rPr>
                                      <w:caps/>
                                      <w:color w:val="595959" w:themeColor="text1" w:themeTint="A6"/>
                                      <w:sz w:val="20"/>
                                      <w:szCs w:val="20"/>
                                    </w:rPr>
                                    <w:alias w:val="Company"/>
                                    <w:tag w:val=""/>
                                    <w:id w:val="-1065259175"/>
                                    <w:showingPlcHdr/>
                                    <w:dataBinding w:prefixMappings="xmlns:ns0='http://schemas.openxmlformats.org/officeDocument/2006/extended-properties' " w:xpath="/ns0:Properties[1]/ns0:Company[1]" w:storeItemID="{6668398D-A668-4E3E-A5EB-62B293D839F1}"/>
                                    <w:text/>
                                  </w:sdtPr>
                                  <w:sdtEndPr/>
                                  <w:sdtContent>
                                    <w:r w:rsidR="00283693">
                                      <w:rPr>
                                        <w:caps/>
                                        <w:color w:val="595959" w:themeColor="text1" w:themeTint="A6"/>
                                        <w:sz w:val="20"/>
                                        <w:szCs w:val="20"/>
                                      </w:rPr>
                                      <w:t xml:space="preserve">     </w:t>
                                    </w:r>
                                  </w:sdtContent>
                                </w:sdt>
                                <w:r w:rsidR="00283693">
                                  <w:rPr>
                                    <w:caps/>
                                    <w:color w:val="595959" w:themeColor="text1" w:themeTint="A6"/>
                                    <w:sz w:val="20"/>
                                    <w:szCs w:val="20"/>
                                  </w:rPr>
                                  <w:t>TAMK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29812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283693" w:rsidRDefault="00283693">
                          <w:pPr>
                            <w:pStyle w:val="NoSpacing"/>
                            <w:rPr>
                              <w:color w:val="4F81BD" w:themeColor="accent1"/>
                              <w:sz w:val="26"/>
                              <w:szCs w:val="26"/>
                            </w:rPr>
                          </w:pPr>
                          <w:r>
                            <w:rPr>
                              <w:color w:val="4F81BD" w:themeColor="accent1"/>
                              <w:sz w:val="26"/>
                              <w:szCs w:val="26"/>
                              <w:lang w:val="fi-FI"/>
                            </w:rPr>
                            <w:t xml:space="preserve">    KN</w:t>
                          </w:r>
                        </w:p>
                        <w:p w:rsidR="00283693" w:rsidRDefault="00283693">
                          <w:pPr>
                            <w:pStyle w:val="NoSpacing"/>
                            <w:rPr>
                              <w:color w:val="595959" w:themeColor="text1" w:themeTint="A6"/>
                              <w:sz w:val="20"/>
                              <w:szCs w:val="20"/>
                            </w:rPr>
                          </w:pPr>
                          <w:sdt>
                            <w:sdtPr>
                              <w:rPr>
                                <w:caps/>
                                <w:color w:val="595959" w:themeColor="text1" w:themeTint="A6"/>
                                <w:sz w:val="20"/>
                                <w:szCs w:val="20"/>
                              </w:rPr>
                              <w:alias w:val="Company"/>
                              <w:tag w:val=""/>
                              <w:id w:val="-106525917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r>
                            <w:rPr>
                              <w:caps/>
                              <w:color w:val="595959" w:themeColor="text1" w:themeTint="A6"/>
                              <w:sz w:val="20"/>
                              <w:szCs w:val="20"/>
                            </w:rPr>
                            <w:t>TAMK</w:t>
                          </w:r>
                        </w:p>
                      </w:txbxContent>
                    </v:textbox>
                    <w10:wrap anchorx="page" anchory="page"/>
                  </v:shape>
                </w:pict>
              </mc:Fallback>
            </mc:AlternateContent>
          </w:r>
          <w:r>
            <w:rPr>
              <w:noProof/>
            </w:rPr>
            <mc:AlternateContent>
              <mc:Choice Requires="wps">
                <w:drawing>
                  <wp:anchor distT="0" distB="0" distL="114300" distR="114300" simplePos="0" relativeHeight="25298022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3693" w:rsidRDefault="00001C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del w:id="1" w:author="Esa Kunnari" w:date="2017-01-14T08:21:00Z">
                                      <w:r w:rsidR="00E252C7" w:rsidDel="00E252C7">
                                        <w:rPr>
                                          <w:rFonts w:asciiTheme="majorHAnsi" w:eastAsiaTheme="majorEastAsia" w:hAnsiTheme="majorHAnsi" w:cstheme="majorBidi"/>
                                          <w:color w:val="262626" w:themeColor="text1" w:themeTint="D9"/>
                                          <w:sz w:val="72"/>
                                          <w:szCs w:val="72"/>
                                        </w:rPr>
                                        <w:delText>ICT course</w:delText>
                                      </w:r>
                                    </w:del>
                                    <w:ins w:id="2" w:author="Esa Kunnari" w:date="2017-01-14T08:21:00Z">
                                      <w:r w:rsidR="00E252C7">
                                        <w:rPr>
                                          <w:rFonts w:asciiTheme="majorHAnsi" w:eastAsiaTheme="majorEastAsia" w:hAnsiTheme="majorHAnsi" w:cstheme="majorBidi"/>
                                          <w:color w:val="262626" w:themeColor="text1" w:themeTint="D9"/>
                                          <w:sz w:val="72"/>
                                          <w:szCs w:val="72"/>
                                        </w:rPr>
                                        <w:t>IoT devices and data collection</w:t>
                                      </w:r>
                                    </w:ins>
                                  </w:sdtContent>
                                </w:sdt>
                              </w:p>
                              <w:p w:rsidR="00283693" w:rsidRDefault="00001C6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del w:id="3" w:author="Esa Kunnari" w:date="2017-01-14T08:21:00Z">
                                      <w:r w:rsidR="00E252C7" w:rsidDel="00E252C7">
                                        <w:rPr>
                                          <w:color w:val="404040" w:themeColor="text1" w:themeTint="BF"/>
                                          <w:sz w:val="36"/>
                                          <w:szCs w:val="36"/>
                                        </w:rPr>
                                        <w:delText>ICT-Project requirements ver. 9.1</w:delText>
                                      </w:r>
                                    </w:del>
                                    <w:ins w:id="4" w:author="Esa Kunnari" w:date="2017-01-14T08:21:00Z">
                                      <w:r w:rsidR="00E252C7">
                                        <w:rPr>
                                          <w:color w:val="404040" w:themeColor="text1" w:themeTint="BF"/>
                                          <w:sz w:val="36"/>
                                          <w:szCs w:val="36"/>
                                        </w:rPr>
                                        <w:t xml:space="preserve">Project requirements ver. </w:t>
                                      </w:r>
                                    </w:ins>
                                    <w:ins w:id="5" w:author="Esa Kunnari" w:date="2017-01-14T08:22:00Z">
                                      <w:r w:rsidR="00E252C7">
                                        <w:rPr>
                                          <w:color w:val="404040" w:themeColor="text1" w:themeTint="BF"/>
                                          <w:sz w:val="36"/>
                                          <w:szCs w:val="36"/>
                                        </w:rPr>
                                        <w:t>0.9</w:t>
                                      </w:r>
                                    </w:ins>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29802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283693" w:rsidRDefault="00E252C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del w:id="5" w:author="Esa Kunnari" w:date="2017-01-14T08:21:00Z">
                                <w:r w:rsidDel="00E252C7">
                                  <w:rPr>
                                    <w:rFonts w:asciiTheme="majorHAnsi" w:eastAsiaTheme="majorEastAsia" w:hAnsiTheme="majorHAnsi" w:cstheme="majorBidi"/>
                                    <w:color w:val="262626" w:themeColor="text1" w:themeTint="D9"/>
                                    <w:sz w:val="72"/>
                                    <w:szCs w:val="72"/>
                                  </w:rPr>
                                  <w:delText>ICT course</w:delText>
                                </w:r>
                              </w:del>
                              <w:proofErr w:type="spellStart"/>
                              <w:ins w:id="6" w:author="Esa Kunnari" w:date="2017-01-14T08:21:00Z">
                                <w:r>
                                  <w:rPr>
                                    <w:rFonts w:asciiTheme="majorHAnsi" w:eastAsiaTheme="majorEastAsia" w:hAnsiTheme="majorHAnsi" w:cstheme="majorBidi"/>
                                    <w:color w:val="262626" w:themeColor="text1" w:themeTint="D9"/>
                                    <w:sz w:val="72"/>
                                    <w:szCs w:val="72"/>
                                  </w:rPr>
                                  <w:t>IoT</w:t>
                                </w:r>
                                <w:proofErr w:type="spellEnd"/>
                                <w:r>
                                  <w:rPr>
                                    <w:rFonts w:asciiTheme="majorHAnsi" w:eastAsiaTheme="majorEastAsia" w:hAnsiTheme="majorHAnsi" w:cstheme="majorBidi"/>
                                    <w:color w:val="262626" w:themeColor="text1" w:themeTint="D9"/>
                                    <w:sz w:val="72"/>
                                    <w:szCs w:val="72"/>
                                  </w:rPr>
                                  <w:t xml:space="preserve"> devices and data collection</w:t>
                                </w:r>
                              </w:ins>
                            </w:sdtContent>
                          </w:sdt>
                        </w:p>
                        <w:p w:rsidR="00283693" w:rsidRDefault="00E252C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del w:id="7" w:author="Esa Kunnari" w:date="2017-01-14T08:21:00Z">
                                <w:r w:rsidDel="00E252C7">
                                  <w:rPr>
                                    <w:color w:val="404040" w:themeColor="text1" w:themeTint="BF"/>
                                    <w:sz w:val="36"/>
                                    <w:szCs w:val="36"/>
                                  </w:rPr>
                                  <w:delText>ICT-Project requirements ver. 9.1</w:delText>
                                </w:r>
                              </w:del>
                              <w:ins w:id="8" w:author="Esa Kunnari" w:date="2017-01-14T08:21:00Z">
                                <w:r>
                                  <w:rPr>
                                    <w:color w:val="404040" w:themeColor="text1" w:themeTint="BF"/>
                                    <w:sz w:val="36"/>
                                    <w:szCs w:val="36"/>
                                  </w:rPr>
                                  <w:t xml:space="preserve">Project requirements ver. </w:t>
                                </w:r>
                              </w:ins>
                              <w:ins w:id="9" w:author="Esa Kunnari" w:date="2017-01-14T08:22:00Z">
                                <w:r>
                                  <w:rPr>
                                    <w:color w:val="404040" w:themeColor="text1" w:themeTint="BF"/>
                                    <w:sz w:val="36"/>
                                    <w:szCs w:val="36"/>
                                  </w:rPr>
                                  <w:t>0.9</w:t>
                                </w:r>
                              </w:ins>
                            </w:sdtContent>
                          </w:sdt>
                        </w:p>
                      </w:txbxContent>
                    </v:textbox>
                    <w10:wrap anchorx="page" anchory="page"/>
                  </v:shape>
                </w:pict>
              </mc:Fallback>
            </mc:AlternateContent>
          </w:r>
        </w:p>
        <w:p w:rsidR="000D3D12" w:rsidRDefault="000D3D12">
          <w:pPr>
            <w:rPr>
              <w:rFonts w:asciiTheme="majorHAnsi" w:eastAsiaTheme="majorEastAsia" w:hAnsiTheme="majorHAnsi" w:cstheme="majorBidi"/>
              <w:b/>
              <w:bCs/>
              <w:color w:val="4F81BD" w:themeColor="accent1"/>
              <w:sz w:val="28"/>
              <w:szCs w:val="26"/>
            </w:rPr>
          </w:pPr>
          <w:r>
            <w:br w:type="page"/>
          </w:r>
        </w:p>
      </w:sdtContent>
    </w:sdt>
    <w:p w:rsidR="00890AFD" w:rsidRDefault="000D3D12" w:rsidP="000D3D12">
      <w:pPr>
        <w:pStyle w:val="Heading1"/>
      </w:pPr>
      <w:bookmarkStart w:id="6" w:name="_Toc471836085"/>
      <w:r>
        <w:lastRenderedPageBreak/>
        <w:t>Version history</w:t>
      </w:r>
      <w:bookmarkEnd w:id="6"/>
    </w:p>
    <w:p w:rsidR="000D3D12" w:rsidRPr="000D3D12" w:rsidRDefault="000D3D12" w:rsidP="000D3D12"/>
    <w:p w:rsidR="000D3D12" w:rsidRPr="000D3D12" w:rsidRDefault="000D3D12" w:rsidP="000D3D12">
      <w:pPr>
        <w:rPr>
          <w:rFonts w:ascii="Arial" w:hAnsi="Arial" w:cs="Arial"/>
          <w:sz w:val="28"/>
          <w:szCs w:val="28"/>
        </w:rPr>
      </w:pPr>
      <w:r w:rsidRPr="000D3D12">
        <w:rPr>
          <w:rFonts w:ascii="Arial" w:hAnsi="Arial" w:cs="Arial"/>
          <w:sz w:val="28"/>
          <w:szCs w:val="28"/>
        </w:rPr>
        <w:t xml:space="preserve">Created </w:t>
      </w:r>
      <w:r w:rsidRPr="000D3D12">
        <w:rPr>
          <w:rFonts w:ascii="Arial" w:hAnsi="Arial" w:cs="Arial"/>
          <w:sz w:val="28"/>
          <w:szCs w:val="28"/>
        </w:rPr>
        <w:tab/>
      </w:r>
      <w:r>
        <w:rPr>
          <w:rFonts w:ascii="Arial" w:hAnsi="Arial" w:cs="Arial"/>
          <w:sz w:val="28"/>
          <w:szCs w:val="28"/>
        </w:rPr>
        <w:tab/>
      </w:r>
      <w:r w:rsidRPr="000D3D12">
        <w:rPr>
          <w:rFonts w:ascii="Arial" w:hAnsi="Arial" w:cs="Arial"/>
          <w:sz w:val="28"/>
          <w:szCs w:val="28"/>
        </w:rPr>
        <w:t>9.1.2017</w:t>
      </w:r>
      <w:r w:rsidRPr="000D3D12">
        <w:rPr>
          <w:rFonts w:ascii="Arial" w:hAnsi="Arial" w:cs="Arial"/>
          <w:sz w:val="28"/>
          <w:szCs w:val="28"/>
        </w:rPr>
        <w:tab/>
      </w:r>
      <w:r w:rsidRPr="000D3D12">
        <w:rPr>
          <w:rFonts w:ascii="Arial" w:hAnsi="Arial" w:cs="Arial"/>
          <w:sz w:val="28"/>
          <w:szCs w:val="28"/>
        </w:rPr>
        <w:tab/>
        <w:t>KN</w:t>
      </w:r>
    </w:p>
    <w:p w:rsidR="00734656" w:rsidRPr="000D3D12" w:rsidRDefault="00734656" w:rsidP="000D3D12">
      <w:pPr>
        <w:rPr>
          <w:rFonts w:ascii="Arial" w:hAnsi="Arial" w:cs="Arial"/>
          <w:sz w:val="28"/>
          <w:szCs w:val="28"/>
        </w:rPr>
      </w:pPr>
      <w:r w:rsidRPr="000D3D12">
        <w:rPr>
          <w:rFonts w:ascii="Arial" w:hAnsi="Arial" w:cs="Arial"/>
          <w:sz w:val="28"/>
          <w:szCs w:val="28"/>
        </w:rPr>
        <w:t>Versio</w:t>
      </w:r>
      <w:r w:rsidR="00AD7421" w:rsidRPr="000D3D12">
        <w:rPr>
          <w:rFonts w:ascii="Arial" w:hAnsi="Arial" w:cs="Arial"/>
          <w:sz w:val="28"/>
          <w:szCs w:val="28"/>
        </w:rPr>
        <w:t>n</w:t>
      </w:r>
      <w:r w:rsidRPr="000D3D12">
        <w:rPr>
          <w:rFonts w:ascii="Arial" w:hAnsi="Arial" w:cs="Arial"/>
          <w:sz w:val="28"/>
          <w:szCs w:val="28"/>
        </w:rPr>
        <w:t xml:space="preserve"> </w:t>
      </w:r>
      <w:r w:rsidR="00AD7421" w:rsidRPr="000D3D12">
        <w:rPr>
          <w:rFonts w:ascii="Arial" w:hAnsi="Arial" w:cs="Arial"/>
          <w:sz w:val="28"/>
          <w:szCs w:val="28"/>
        </w:rPr>
        <w:t>0</w:t>
      </w:r>
      <w:r w:rsidRPr="000D3D12">
        <w:rPr>
          <w:rFonts w:ascii="Arial" w:hAnsi="Arial" w:cs="Arial"/>
          <w:sz w:val="28"/>
          <w:szCs w:val="28"/>
        </w:rPr>
        <w:t>.</w:t>
      </w:r>
      <w:r w:rsidR="00AD7421" w:rsidRPr="000D3D12">
        <w:rPr>
          <w:rFonts w:ascii="Arial" w:hAnsi="Arial" w:cs="Arial"/>
          <w:sz w:val="28"/>
          <w:szCs w:val="28"/>
        </w:rPr>
        <w:t>9</w:t>
      </w:r>
      <w:r w:rsidR="00C201E6" w:rsidRPr="000D3D12">
        <w:rPr>
          <w:rFonts w:ascii="Arial" w:hAnsi="Arial" w:cs="Arial"/>
          <w:sz w:val="28"/>
          <w:szCs w:val="28"/>
        </w:rPr>
        <w:t>1</w:t>
      </w:r>
      <w:r w:rsidRPr="000D3D12">
        <w:rPr>
          <w:rFonts w:ascii="Arial" w:hAnsi="Arial" w:cs="Arial"/>
          <w:sz w:val="28"/>
          <w:szCs w:val="28"/>
        </w:rPr>
        <w:tab/>
      </w:r>
      <w:r w:rsidR="000D3D12">
        <w:rPr>
          <w:rFonts w:ascii="Arial" w:hAnsi="Arial" w:cs="Arial"/>
          <w:sz w:val="28"/>
          <w:szCs w:val="28"/>
        </w:rPr>
        <w:t>10.1.2017</w:t>
      </w:r>
      <w:r w:rsidR="000D3D12">
        <w:rPr>
          <w:rFonts w:ascii="Arial" w:hAnsi="Arial" w:cs="Arial"/>
          <w:sz w:val="28"/>
          <w:szCs w:val="28"/>
        </w:rPr>
        <w:tab/>
      </w:r>
      <w:r w:rsidR="000D3D12">
        <w:rPr>
          <w:rFonts w:ascii="Arial" w:hAnsi="Arial" w:cs="Arial"/>
          <w:sz w:val="28"/>
          <w:szCs w:val="28"/>
        </w:rPr>
        <w:tab/>
        <w:t>KN</w:t>
      </w:r>
    </w:p>
    <w:p w:rsidR="000D3D12" w:rsidRDefault="00621839">
      <w:pPr>
        <w:rPr>
          <w:rFonts w:ascii="Arial" w:hAnsi="Arial" w:cs="Arial"/>
          <w:sz w:val="28"/>
          <w:szCs w:val="28"/>
        </w:rPr>
      </w:pPr>
      <w:ins w:id="7" w:author="Esa Kunnari" w:date="2017-01-14T08:22:00Z">
        <w:r>
          <w:rPr>
            <w:rFonts w:ascii="Arial" w:hAnsi="Arial" w:cs="Arial"/>
            <w:sz w:val="28"/>
            <w:szCs w:val="28"/>
          </w:rPr>
          <w:t>Version 0.92</w:t>
        </w:r>
        <w:r>
          <w:rPr>
            <w:rFonts w:ascii="Arial" w:hAnsi="Arial" w:cs="Arial"/>
            <w:sz w:val="28"/>
            <w:szCs w:val="28"/>
          </w:rPr>
          <w:tab/>
          <w:t>13.1.2017</w:t>
        </w:r>
        <w:r>
          <w:rPr>
            <w:rFonts w:ascii="Arial" w:hAnsi="Arial" w:cs="Arial"/>
            <w:sz w:val="28"/>
            <w:szCs w:val="28"/>
          </w:rPr>
          <w:tab/>
        </w:r>
        <w:r>
          <w:rPr>
            <w:rFonts w:ascii="Arial" w:hAnsi="Arial" w:cs="Arial"/>
            <w:sz w:val="28"/>
            <w:szCs w:val="28"/>
          </w:rPr>
          <w:tab/>
          <w:t>EK</w:t>
        </w:r>
      </w:ins>
      <w:r w:rsidR="000D3D12">
        <w:rPr>
          <w:rFonts w:ascii="Arial" w:hAnsi="Arial" w:cs="Arial"/>
          <w:sz w:val="28"/>
          <w:szCs w:val="28"/>
        </w:rPr>
        <w:br w:type="page"/>
      </w:r>
    </w:p>
    <w:sdt>
      <w:sdtPr>
        <w:rPr>
          <w:rFonts w:asciiTheme="minorHAnsi" w:eastAsiaTheme="minorHAnsi" w:hAnsiTheme="minorHAnsi" w:cstheme="minorBidi"/>
          <w:color w:val="auto"/>
          <w:sz w:val="22"/>
          <w:szCs w:val="22"/>
        </w:rPr>
        <w:id w:val="-336614732"/>
        <w:docPartObj>
          <w:docPartGallery w:val="Table of Contents"/>
          <w:docPartUnique/>
        </w:docPartObj>
      </w:sdtPr>
      <w:sdtEndPr>
        <w:rPr>
          <w:b/>
          <w:bCs/>
          <w:noProof/>
        </w:rPr>
      </w:sdtEndPr>
      <w:sdtContent>
        <w:p w:rsidR="000D3D12" w:rsidRDefault="000D3D12">
          <w:pPr>
            <w:pStyle w:val="TOCHeading"/>
          </w:pPr>
          <w:r>
            <w:t>Contents</w:t>
          </w:r>
        </w:p>
        <w:p w:rsidR="000D3D12" w:rsidRDefault="000D3D12">
          <w:pPr>
            <w:pStyle w:val="TOC1"/>
            <w:tabs>
              <w:tab w:val="left" w:pos="440"/>
              <w:tab w:val="right" w:leader="dot" w:pos="9628"/>
            </w:tabs>
            <w:rPr>
              <w:rFonts w:eastAsiaTheme="minorEastAsia"/>
              <w:noProof/>
            </w:rPr>
          </w:pPr>
          <w:r>
            <w:fldChar w:fldCharType="begin"/>
          </w:r>
          <w:r>
            <w:instrText xml:space="preserve"> TOC \o "1-3" \h \z \u </w:instrText>
          </w:r>
          <w:r>
            <w:fldChar w:fldCharType="separate"/>
          </w:r>
          <w:hyperlink w:anchor="_Toc471836085" w:history="1">
            <w:r w:rsidRPr="00B23C71">
              <w:rPr>
                <w:rStyle w:val="Hyperlink"/>
                <w:noProof/>
              </w:rPr>
              <w:t>1</w:t>
            </w:r>
            <w:r>
              <w:rPr>
                <w:rFonts w:eastAsiaTheme="minorEastAsia"/>
                <w:noProof/>
              </w:rPr>
              <w:tab/>
            </w:r>
            <w:r w:rsidRPr="00B23C71">
              <w:rPr>
                <w:rStyle w:val="Hyperlink"/>
                <w:noProof/>
              </w:rPr>
              <w:t>Version history</w:t>
            </w:r>
            <w:r>
              <w:rPr>
                <w:noProof/>
                <w:webHidden/>
              </w:rPr>
              <w:tab/>
            </w:r>
            <w:r>
              <w:rPr>
                <w:noProof/>
                <w:webHidden/>
              </w:rPr>
              <w:fldChar w:fldCharType="begin"/>
            </w:r>
            <w:r>
              <w:rPr>
                <w:noProof/>
                <w:webHidden/>
              </w:rPr>
              <w:instrText xml:space="preserve"> PAGEREF _Toc471836085 \h </w:instrText>
            </w:r>
            <w:r>
              <w:rPr>
                <w:noProof/>
                <w:webHidden/>
              </w:rPr>
            </w:r>
            <w:r>
              <w:rPr>
                <w:noProof/>
                <w:webHidden/>
              </w:rPr>
              <w:fldChar w:fldCharType="separate"/>
            </w:r>
            <w:r>
              <w:rPr>
                <w:noProof/>
                <w:webHidden/>
              </w:rPr>
              <w:t>1</w:t>
            </w:r>
            <w:r>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086" w:history="1">
            <w:r w:rsidR="000D3D12" w:rsidRPr="00B23C71">
              <w:rPr>
                <w:rStyle w:val="Hyperlink"/>
                <w:noProof/>
              </w:rPr>
              <w:t>2</w:t>
            </w:r>
            <w:r w:rsidR="000D3D12">
              <w:rPr>
                <w:rFonts w:eastAsiaTheme="minorEastAsia"/>
                <w:noProof/>
              </w:rPr>
              <w:tab/>
            </w:r>
            <w:r w:rsidR="000D3D12" w:rsidRPr="00B23C71">
              <w:rPr>
                <w:rStyle w:val="Hyperlink"/>
                <w:noProof/>
              </w:rPr>
              <w:t>Tutorial</w:t>
            </w:r>
            <w:r w:rsidR="000D3D12">
              <w:rPr>
                <w:noProof/>
                <w:webHidden/>
              </w:rPr>
              <w:tab/>
            </w:r>
            <w:r w:rsidR="000D3D12">
              <w:rPr>
                <w:noProof/>
                <w:webHidden/>
              </w:rPr>
              <w:fldChar w:fldCharType="begin"/>
            </w:r>
            <w:r w:rsidR="000D3D12">
              <w:rPr>
                <w:noProof/>
                <w:webHidden/>
              </w:rPr>
              <w:instrText xml:space="preserve"> PAGEREF _Toc471836086 \h </w:instrText>
            </w:r>
            <w:r w:rsidR="000D3D12">
              <w:rPr>
                <w:noProof/>
                <w:webHidden/>
              </w:rPr>
            </w:r>
            <w:r w:rsidR="000D3D12">
              <w:rPr>
                <w:noProof/>
                <w:webHidden/>
              </w:rPr>
              <w:fldChar w:fldCharType="separate"/>
            </w:r>
            <w:r w:rsidR="000D3D12">
              <w:rPr>
                <w:noProof/>
                <w:webHidden/>
              </w:rPr>
              <w:t>4</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87" w:history="1">
            <w:r w:rsidR="000D3D12" w:rsidRPr="00B23C71">
              <w:rPr>
                <w:rStyle w:val="Hyperlink"/>
                <w:noProof/>
              </w:rPr>
              <w:t>2.1</w:t>
            </w:r>
            <w:r w:rsidR="000D3D12">
              <w:rPr>
                <w:rFonts w:eastAsiaTheme="minorEastAsia"/>
                <w:noProof/>
              </w:rPr>
              <w:tab/>
            </w:r>
            <w:r w:rsidR="000D3D12" w:rsidRPr="00B23C71">
              <w:rPr>
                <w:rStyle w:val="Hyperlink"/>
                <w:noProof/>
              </w:rPr>
              <w:t>Available components:</w:t>
            </w:r>
            <w:r w:rsidR="000D3D12">
              <w:rPr>
                <w:noProof/>
                <w:webHidden/>
              </w:rPr>
              <w:tab/>
            </w:r>
            <w:r w:rsidR="000D3D12">
              <w:rPr>
                <w:noProof/>
                <w:webHidden/>
              </w:rPr>
              <w:fldChar w:fldCharType="begin"/>
            </w:r>
            <w:r w:rsidR="000D3D12">
              <w:rPr>
                <w:noProof/>
                <w:webHidden/>
              </w:rPr>
              <w:instrText xml:space="preserve"> PAGEREF _Toc471836087 \h </w:instrText>
            </w:r>
            <w:r w:rsidR="000D3D12">
              <w:rPr>
                <w:noProof/>
                <w:webHidden/>
              </w:rPr>
            </w:r>
            <w:r w:rsidR="000D3D12">
              <w:rPr>
                <w:noProof/>
                <w:webHidden/>
              </w:rPr>
              <w:fldChar w:fldCharType="separate"/>
            </w:r>
            <w:r w:rsidR="000D3D12">
              <w:rPr>
                <w:noProof/>
                <w:webHidden/>
              </w:rPr>
              <w:t>5</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88" w:history="1">
            <w:r w:rsidR="000D3D12" w:rsidRPr="00B23C71">
              <w:rPr>
                <w:rStyle w:val="Hyperlink"/>
                <w:noProof/>
              </w:rPr>
              <w:t>2.2</w:t>
            </w:r>
            <w:r w:rsidR="000D3D12">
              <w:rPr>
                <w:rFonts w:eastAsiaTheme="minorEastAsia"/>
                <w:noProof/>
              </w:rPr>
              <w:tab/>
            </w:r>
            <w:r w:rsidR="000D3D12" w:rsidRPr="00B23C71">
              <w:rPr>
                <w:rStyle w:val="Hyperlink"/>
                <w:noProof/>
              </w:rPr>
              <w:t>Available measuring equipment’s</w:t>
            </w:r>
            <w:r w:rsidR="000D3D12">
              <w:rPr>
                <w:noProof/>
                <w:webHidden/>
              </w:rPr>
              <w:tab/>
            </w:r>
            <w:r w:rsidR="000D3D12">
              <w:rPr>
                <w:noProof/>
                <w:webHidden/>
              </w:rPr>
              <w:fldChar w:fldCharType="begin"/>
            </w:r>
            <w:r w:rsidR="000D3D12">
              <w:rPr>
                <w:noProof/>
                <w:webHidden/>
              </w:rPr>
              <w:instrText xml:space="preserve"> PAGEREF _Toc471836088 \h </w:instrText>
            </w:r>
            <w:r w:rsidR="000D3D12">
              <w:rPr>
                <w:noProof/>
                <w:webHidden/>
              </w:rPr>
            </w:r>
            <w:r w:rsidR="000D3D12">
              <w:rPr>
                <w:noProof/>
                <w:webHidden/>
              </w:rPr>
              <w:fldChar w:fldCharType="separate"/>
            </w:r>
            <w:r w:rsidR="000D3D12">
              <w:rPr>
                <w:noProof/>
                <w:webHidden/>
              </w:rPr>
              <w:t>5</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89" w:history="1">
            <w:r w:rsidR="000D3D12" w:rsidRPr="00B23C71">
              <w:rPr>
                <w:rStyle w:val="Hyperlink"/>
                <w:noProof/>
              </w:rPr>
              <w:t>2.3</w:t>
            </w:r>
            <w:r w:rsidR="000D3D12">
              <w:rPr>
                <w:rFonts w:eastAsiaTheme="minorEastAsia"/>
                <w:noProof/>
              </w:rPr>
              <w:tab/>
            </w:r>
            <w:r w:rsidR="000D3D12" w:rsidRPr="00B23C71">
              <w:rPr>
                <w:rStyle w:val="Hyperlink"/>
                <w:noProof/>
              </w:rPr>
              <w:t>Available voltages on board</w:t>
            </w:r>
            <w:r w:rsidR="000D3D12">
              <w:rPr>
                <w:noProof/>
                <w:webHidden/>
              </w:rPr>
              <w:tab/>
            </w:r>
            <w:r w:rsidR="000D3D12">
              <w:rPr>
                <w:noProof/>
                <w:webHidden/>
              </w:rPr>
              <w:fldChar w:fldCharType="begin"/>
            </w:r>
            <w:r w:rsidR="000D3D12">
              <w:rPr>
                <w:noProof/>
                <w:webHidden/>
              </w:rPr>
              <w:instrText xml:space="preserve"> PAGEREF _Toc471836089 \h </w:instrText>
            </w:r>
            <w:r w:rsidR="000D3D12">
              <w:rPr>
                <w:noProof/>
                <w:webHidden/>
              </w:rPr>
            </w:r>
            <w:r w:rsidR="000D3D12">
              <w:rPr>
                <w:noProof/>
                <w:webHidden/>
              </w:rPr>
              <w:fldChar w:fldCharType="separate"/>
            </w:r>
            <w:r w:rsidR="000D3D12">
              <w:rPr>
                <w:noProof/>
                <w:webHidden/>
              </w:rPr>
              <w:t>6</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090" w:history="1">
            <w:r w:rsidR="000D3D12" w:rsidRPr="00B23C71">
              <w:rPr>
                <w:rStyle w:val="Hyperlink"/>
                <w:noProof/>
              </w:rPr>
              <w:t>3</w:t>
            </w:r>
            <w:r w:rsidR="000D3D12">
              <w:rPr>
                <w:rFonts w:eastAsiaTheme="minorEastAsia"/>
                <w:noProof/>
              </w:rPr>
              <w:tab/>
            </w:r>
            <w:r w:rsidR="000D3D12" w:rsidRPr="00B23C71">
              <w:rPr>
                <w:rStyle w:val="Hyperlink"/>
                <w:noProof/>
              </w:rPr>
              <w:t>Common requirements for all teams (HW and SW teams)</w:t>
            </w:r>
            <w:r w:rsidR="000D3D12">
              <w:rPr>
                <w:noProof/>
                <w:webHidden/>
              </w:rPr>
              <w:tab/>
            </w:r>
            <w:r w:rsidR="000D3D12">
              <w:rPr>
                <w:noProof/>
                <w:webHidden/>
              </w:rPr>
              <w:fldChar w:fldCharType="begin"/>
            </w:r>
            <w:r w:rsidR="000D3D12">
              <w:rPr>
                <w:noProof/>
                <w:webHidden/>
              </w:rPr>
              <w:instrText xml:space="preserve"> PAGEREF _Toc471836090 \h </w:instrText>
            </w:r>
            <w:r w:rsidR="000D3D12">
              <w:rPr>
                <w:noProof/>
                <w:webHidden/>
              </w:rPr>
            </w:r>
            <w:r w:rsidR="000D3D12">
              <w:rPr>
                <w:noProof/>
                <w:webHidden/>
              </w:rPr>
              <w:fldChar w:fldCharType="separate"/>
            </w:r>
            <w:r w:rsidR="000D3D12">
              <w:rPr>
                <w:noProof/>
                <w:webHidden/>
              </w:rPr>
              <w:t>7</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91" w:history="1">
            <w:r w:rsidR="000D3D12" w:rsidRPr="00B23C71">
              <w:rPr>
                <w:rStyle w:val="Hyperlink"/>
                <w:noProof/>
              </w:rPr>
              <w:t>3.1</w:t>
            </w:r>
            <w:r w:rsidR="000D3D12">
              <w:rPr>
                <w:rFonts w:eastAsiaTheme="minorEastAsia"/>
                <w:noProof/>
              </w:rPr>
              <w:tab/>
            </w:r>
            <w:r w:rsidR="000D3D12" w:rsidRPr="00B23C71">
              <w:rPr>
                <w:rStyle w:val="Hyperlink"/>
                <w:noProof/>
              </w:rPr>
              <w:t>Requirements for verifying measured data:</w:t>
            </w:r>
            <w:r w:rsidR="000D3D12">
              <w:rPr>
                <w:noProof/>
                <w:webHidden/>
              </w:rPr>
              <w:tab/>
            </w:r>
            <w:r w:rsidR="000D3D12">
              <w:rPr>
                <w:noProof/>
                <w:webHidden/>
              </w:rPr>
              <w:fldChar w:fldCharType="begin"/>
            </w:r>
            <w:r w:rsidR="000D3D12">
              <w:rPr>
                <w:noProof/>
                <w:webHidden/>
              </w:rPr>
              <w:instrText xml:space="preserve"> PAGEREF _Toc471836091 \h </w:instrText>
            </w:r>
            <w:r w:rsidR="000D3D12">
              <w:rPr>
                <w:noProof/>
                <w:webHidden/>
              </w:rPr>
            </w:r>
            <w:r w:rsidR="000D3D12">
              <w:rPr>
                <w:noProof/>
                <w:webHidden/>
              </w:rPr>
              <w:fldChar w:fldCharType="separate"/>
            </w:r>
            <w:r w:rsidR="000D3D12">
              <w:rPr>
                <w:noProof/>
                <w:webHidden/>
              </w:rPr>
              <w:t>7</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092" w:history="1">
            <w:r w:rsidR="000D3D12" w:rsidRPr="00B23C71">
              <w:rPr>
                <w:rStyle w:val="Hyperlink"/>
                <w:noProof/>
              </w:rPr>
              <w:t>4</w:t>
            </w:r>
            <w:r w:rsidR="000D3D12">
              <w:rPr>
                <w:rFonts w:eastAsiaTheme="minorEastAsia"/>
                <w:noProof/>
              </w:rPr>
              <w:tab/>
            </w:r>
            <w:r w:rsidR="000D3D12" w:rsidRPr="00B23C71">
              <w:rPr>
                <w:rStyle w:val="Hyperlink"/>
                <w:noProof/>
              </w:rPr>
              <w:t>Database web addresses</w:t>
            </w:r>
            <w:r w:rsidR="000D3D12">
              <w:rPr>
                <w:noProof/>
                <w:webHidden/>
              </w:rPr>
              <w:tab/>
            </w:r>
            <w:r w:rsidR="000D3D12">
              <w:rPr>
                <w:noProof/>
                <w:webHidden/>
              </w:rPr>
              <w:fldChar w:fldCharType="begin"/>
            </w:r>
            <w:r w:rsidR="000D3D12">
              <w:rPr>
                <w:noProof/>
                <w:webHidden/>
              </w:rPr>
              <w:instrText xml:space="preserve"> PAGEREF _Toc471836092 \h </w:instrText>
            </w:r>
            <w:r w:rsidR="000D3D12">
              <w:rPr>
                <w:noProof/>
                <w:webHidden/>
              </w:rPr>
            </w:r>
            <w:r w:rsidR="000D3D12">
              <w:rPr>
                <w:noProof/>
                <w:webHidden/>
              </w:rPr>
              <w:fldChar w:fldCharType="separate"/>
            </w:r>
            <w:r w:rsidR="000D3D12">
              <w:rPr>
                <w:noProof/>
                <w:webHidden/>
              </w:rPr>
              <w:t>7</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093" w:history="1">
            <w:r w:rsidR="000D3D12" w:rsidRPr="00B23C71">
              <w:rPr>
                <w:rStyle w:val="Hyperlink"/>
                <w:noProof/>
              </w:rPr>
              <w:t>5</w:t>
            </w:r>
            <w:r w:rsidR="000D3D12">
              <w:rPr>
                <w:rFonts w:eastAsiaTheme="minorEastAsia"/>
                <w:noProof/>
              </w:rPr>
              <w:tab/>
            </w:r>
            <w:r w:rsidR="000D3D12" w:rsidRPr="00B23C71">
              <w:rPr>
                <w:rStyle w:val="Hyperlink"/>
                <w:noProof/>
              </w:rPr>
              <w:t>Requirements for application circuit input (U</w:t>
            </w:r>
            <w:r w:rsidR="000D3D12" w:rsidRPr="00B23C71">
              <w:rPr>
                <w:rStyle w:val="Hyperlink"/>
                <w:noProof/>
                <w:vertAlign w:val="subscript"/>
              </w:rPr>
              <w:t>IN</w:t>
            </w:r>
            <w:r w:rsidR="000D3D12" w:rsidRPr="00B23C71">
              <w:rPr>
                <w:rStyle w:val="Hyperlink"/>
                <w:noProof/>
              </w:rPr>
              <w:t>) output (U</w:t>
            </w:r>
            <w:r w:rsidR="000D3D12" w:rsidRPr="00B23C71">
              <w:rPr>
                <w:rStyle w:val="Hyperlink"/>
                <w:noProof/>
                <w:vertAlign w:val="subscript"/>
              </w:rPr>
              <w:t>OUT</w:t>
            </w:r>
            <w:r w:rsidR="000D3D12" w:rsidRPr="00B23C71">
              <w:rPr>
                <w:rStyle w:val="Hyperlink"/>
                <w:noProof/>
              </w:rPr>
              <w:t>)  signals:</w:t>
            </w:r>
            <w:r w:rsidR="000D3D12">
              <w:rPr>
                <w:noProof/>
                <w:webHidden/>
              </w:rPr>
              <w:tab/>
            </w:r>
            <w:r w:rsidR="000D3D12">
              <w:rPr>
                <w:noProof/>
                <w:webHidden/>
              </w:rPr>
              <w:fldChar w:fldCharType="begin"/>
            </w:r>
            <w:r w:rsidR="000D3D12">
              <w:rPr>
                <w:noProof/>
                <w:webHidden/>
              </w:rPr>
              <w:instrText xml:space="preserve"> PAGEREF _Toc471836093 \h </w:instrText>
            </w:r>
            <w:r w:rsidR="000D3D12">
              <w:rPr>
                <w:noProof/>
                <w:webHidden/>
              </w:rPr>
            </w:r>
            <w:r w:rsidR="000D3D12">
              <w:rPr>
                <w:noProof/>
                <w:webHidden/>
              </w:rPr>
              <w:fldChar w:fldCharType="separate"/>
            </w:r>
            <w:r w:rsidR="000D3D12">
              <w:rPr>
                <w:noProof/>
                <w:webHidden/>
              </w:rPr>
              <w:t>8</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94" w:history="1">
            <w:r w:rsidR="000D3D12" w:rsidRPr="00B23C71">
              <w:rPr>
                <w:rStyle w:val="Hyperlink"/>
                <w:noProof/>
              </w:rPr>
              <w:t>5.1</w:t>
            </w:r>
            <w:r w:rsidR="000D3D12">
              <w:rPr>
                <w:rFonts w:eastAsiaTheme="minorEastAsia"/>
                <w:noProof/>
              </w:rPr>
              <w:tab/>
            </w:r>
            <w:r w:rsidR="000D3D12" w:rsidRPr="00B23C71">
              <w:rPr>
                <w:rStyle w:val="Hyperlink"/>
                <w:noProof/>
              </w:rPr>
              <w:t>Common for all signals</w:t>
            </w:r>
            <w:r w:rsidR="000D3D12">
              <w:rPr>
                <w:noProof/>
                <w:webHidden/>
              </w:rPr>
              <w:tab/>
            </w:r>
            <w:r w:rsidR="000D3D12">
              <w:rPr>
                <w:noProof/>
                <w:webHidden/>
              </w:rPr>
              <w:fldChar w:fldCharType="begin"/>
            </w:r>
            <w:r w:rsidR="000D3D12">
              <w:rPr>
                <w:noProof/>
                <w:webHidden/>
              </w:rPr>
              <w:instrText xml:space="preserve"> PAGEREF _Toc471836094 \h </w:instrText>
            </w:r>
            <w:r w:rsidR="000D3D12">
              <w:rPr>
                <w:noProof/>
                <w:webHidden/>
              </w:rPr>
            </w:r>
            <w:r w:rsidR="000D3D12">
              <w:rPr>
                <w:noProof/>
                <w:webHidden/>
              </w:rPr>
              <w:fldChar w:fldCharType="separate"/>
            </w:r>
            <w:r w:rsidR="000D3D12">
              <w:rPr>
                <w:noProof/>
                <w:webHidden/>
              </w:rPr>
              <w:t>8</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95" w:history="1">
            <w:r w:rsidR="000D3D12" w:rsidRPr="00B23C71">
              <w:rPr>
                <w:rStyle w:val="Hyperlink"/>
                <w:noProof/>
              </w:rPr>
              <w:t>5.2</w:t>
            </w:r>
            <w:r w:rsidR="000D3D12">
              <w:rPr>
                <w:rFonts w:eastAsiaTheme="minorEastAsia"/>
                <w:noProof/>
              </w:rPr>
              <w:tab/>
            </w:r>
            <w:r w:rsidR="000D3D12" w:rsidRPr="00B23C71">
              <w:rPr>
                <w:rStyle w:val="Hyperlink"/>
                <w:noProof/>
              </w:rPr>
              <w:t>Digital signal levels  ”0” ja ”1”:</w:t>
            </w:r>
            <w:r w:rsidR="000D3D12">
              <w:rPr>
                <w:noProof/>
                <w:webHidden/>
              </w:rPr>
              <w:tab/>
            </w:r>
            <w:r w:rsidR="000D3D12">
              <w:rPr>
                <w:noProof/>
                <w:webHidden/>
              </w:rPr>
              <w:fldChar w:fldCharType="begin"/>
            </w:r>
            <w:r w:rsidR="000D3D12">
              <w:rPr>
                <w:noProof/>
                <w:webHidden/>
              </w:rPr>
              <w:instrText xml:space="preserve"> PAGEREF _Toc471836095 \h </w:instrText>
            </w:r>
            <w:r w:rsidR="000D3D12">
              <w:rPr>
                <w:noProof/>
                <w:webHidden/>
              </w:rPr>
            </w:r>
            <w:r w:rsidR="000D3D12">
              <w:rPr>
                <w:noProof/>
                <w:webHidden/>
              </w:rPr>
              <w:fldChar w:fldCharType="separate"/>
            </w:r>
            <w:r w:rsidR="000D3D12">
              <w:rPr>
                <w:noProof/>
                <w:webHidden/>
              </w:rPr>
              <w:t>8</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096" w:history="1">
            <w:r w:rsidR="000D3D12" w:rsidRPr="00B23C71">
              <w:rPr>
                <w:rStyle w:val="Hyperlink"/>
                <w:noProof/>
              </w:rPr>
              <w:t>6</w:t>
            </w:r>
            <w:r w:rsidR="000D3D12">
              <w:rPr>
                <w:rFonts w:eastAsiaTheme="minorEastAsia"/>
                <w:noProof/>
              </w:rPr>
              <w:tab/>
            </w:r>
            <w:r w:rsidR="000D3D12" w:rsidRPr="00B23C71">
              <w:rPr>
                <w:rStyle w:val="Hyperlink"/>
                <w:noProof/>
              </w:rPr>
              <w:t>Wind speed</w:t>
            </w:r>
            <w:r w:rsidR="000D3D12">
              <w:rPr>
                <w:noProof/>
                <w:webHidden/>
              </w:rPr>
              <w:tab/>
            </w:r>
            <w:r w:rsidR="000D3D12">
              <w:rPr>
                <w:noProof/>
                <w:webHidden/>
              </w:rPr>
              <w:fldChar w:fldCharType="begin"/>
            </w:r>
            <w:r w:rsidR="000D3D12">
              <w:rPr>
                <w:noProof/>
                <w:webHidden/>
              </w:rPr>
              <w:instrText xml:space="preserve"> PAGEREF _Toc471836096 \h </w:instrText>
            </w:r>
            <w:r w:rsidR="000D3D12">
              <w:rPr>
                <w:noProof/>
                <w:webHidden/>
              </w:rPr>
            </w:r>
            <w:r w:rsidR="000D3D12">
              <w:rPr>
                <w:noProof/>
                <w:webHidden/>
              </w:rPr>
              <w:fldChar w:fldCharType="separate"/>
            </w:r>
            <w:r w:rsidR="000D3D12">
              <w:rPr>
                <w:noProof/>
                <w:webHidden/>
              </w:rPr>
              <w:t>9</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97" w:history="1">
            <w:r w:rsidR="000D3D12" w:rsidRPr="00B23C71">
              <w:rPr>
                <w:rStyle w:val="Hyperlink"/>
                <w:noProof/>
              </w:rPr>
              <w:t>6.1</w:t>
            </w:r>
            <w:r w:rsidR="000D3D12">
              <w:rPr>
                <w:rFonts w:eastAsiaTheme="minorEastAsia"/>
                <w:noProof/>
              </w:rPr>
              <w:tab/>
            </w:r>
            <w:r w:rsidR="000D3D12" w:rsidRPr="00B23C71">
              <w:rPr>
                <w:rStyle w:val="Hyperlink"/>
                <w:noProof/>
              </w:rPr>
              <w:t>General info</w:t>
            </w:r>
            <w:r w:rsidR="000D3D12">
              <w:rPr>
                <w:noProof/>
                <w:webHidden/>
              </w:rPr>
              <w:tab/>
            </w:r>
            <w:r w:rsidR="000D3D12">
              <w:rPr>
                <w:noProof/>
                <w:webHidden/>
              </w:rPr>
              <w:fldChar w:fldCharType="begin"/>
            </w:r>
            <w:r w:rsidR="000D3D12">
              <w:rPr>
                <w:noProof/>
                <w:webHidden/>
              </w:rPr>
              <w:instrText xml:space="preserve"> PAGEREF _Toc471836097 \h </w:instrText>
            </w:r>
            <w:r w:rsidR="000D3D12">
              <w:rPr>
                <w:noProof/>
                <w:webHidden/>
              </w:rPr>
            </w:r>
            <w:r w:rsidR="000D3D12">
              <w:rPr>
                <w:noProof/>
                <w:webHidden/>
              </w:rPr>
              <w:fldChar w:fldCharType="separate"/>
            </w:r>
            <w:r w:rsidR="000D3D12">
              <w:rPr>
                <w:noProof/>
                <w:webHidden/>
              </w:rPr>
              <w:t>9</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098" w:history="1">
            <w:r w:rsidR="000D3D12" w:rsidRPr="00B23C71">
              <w:rPr>
                <w:rStyle w:val="Hyperlink"/>
                <w:noProof/>
              </w:rPr>
              <w:t>6.2</w:t>
            </w:r>
            <w:r w:rsidR="000D3D12">
              <w:rPr>
                <w:rFonts w:eastAsiaTheme="minorEastAsia"/>
                <w:noProof/>
              </w:rPr>
              <w:tab/>
            </w:r>
            <w:r w:rsidR="000D3D12" w:rsidRPr="00B23C71">
              <w:rPr>
                <w:rStyle w:val="Hyperlink"/>
                <w:noProof/>
              </w:rPr>
              <w:t>Reference circuit waveforms</w:t>
            </w:r>
            <w:r w:rsidR="000D3D12">
              <w:rPr>
                <w:noProof/>
                <w:webHidden/>
              </w:rPr>
              <w:tab/>
            </w:r>
            <w:r w:rsidR="000D3D12">
              <w:rPr>
                <w:noProof/>
                <w:webHidden/>
              </w:rPr>
              <w:fldChar w:fldCharType="begin"/>
            </w:r>
            <w:r w:rsidR="000D3D12">
              <w:rPr>
                <w:noProof/>
                <w:webHidden/>
              </w:rPr>
              <w:instrText xml:space="preserve"> PAGEREF _Toc471836098 \h </w:instrText>
            </w:r>
            <w:r w:rsidR="000D3D12">
              <w:rPr>
                <w:noProof/>
                <w:webHidden/>
              </w:rPr>
            </w:r>
            <w:r w:rsidR="000D3D12">
              <w:rPr>
                <w:noProof/>
                <w:webHidden/>
              </w:rPr>
              <w:fldChar w:fldCharType="separate"/>
            </w:r>
            <w:r w:rsidR="000D3D12">
              <w:rPr>
                <w:noProof/>
                <w:webHidden/>
              </w:rPr>
              <w:t>11</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099" w:history="1">
            <w:r w:rsidR="000D3D12" w:rsidRPr="00B23C71">
              <w:rPr>
                <w:rStyle w:val="Hyperlink"/>
                <w:noProof/>
              </w:rPr>
              <w:t>7</w:t>
            </w:r>
            <w:r w:rsidR="000D3D12">
              <w:rPr>
                <w:rFonts w:eastAsiaTheme="minorEastAsia"/>
                <w:noProof/>
              </w:rPr>
              <w:tab/>
            </w:r>
            <w:r w:rsidR="000D3D12" w:rsidRPr="00B23C71">
              <w:rPr>
                <w:rStyle w:val="Hyperlink"/>
                <w:noProof/>
              </w:rPr>
              <w:t>Rain level</w:t>
            </w:r>
            <w:r w:rsidR="000D3D12">
              <w:rPr>
                <w:noProof/>
                <w:webHidden/>
              </w:rPr>
              <w:tab/>
            </w:r>
            <w:r w:rsidR="000D3D12">
              <w:rPr>
                <w:noProof/>
                <w:webHidden/>
              </w:rPr>
              <w:fldChar w:fldCharType="begin"/>
            </w:r>
            <w:r w:rsidR="000D3D12">
              <w:rPr>
                <w:noProof/>
                <w:webHidden/>
              </w:rPr>
              <w:instrText xml:space="preserve"> PAGEREF _Toc471836099 \h </w:instrText>
            </w:r>
            <w:r w:rsidR="000D3D12">
              <w:rPr>
                <w:noProof/>
                <w:webHidden/>
              </w:rPr>
            </w:r>
            <w:r w:rsidR="000D3D12">
              <w:rPr>
                <w:noProof/>
                <w:webHidden/>
              </w:rPr>
              <w:fldChar w:fldCharType="separate"/>
            </w:r>
            <w:r w:rsidR="000D3D12">
              <w:rPr>
                <w:noProof/>
                <w:webHidden/>
              </w:rPr>
              <w:t>12</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0" w:history="1">
            <w:r w:rsidR="000D3D12" w:rsidRPr="00B23C71">
              <w:rPr>
                <w:rStyle w:val="Hyperlink"/>
                <w:noProof/>
              </w:rPr>
              <w:t>7.1</w:t>
            </w:r>
            <w:r w:rsidR="000D3D12">
              <w:rPr>
                <w:rFonts w:eastAsiaTheme="minorEastAsia"/>
                <w:noProof/>
              </w:rPr>
              <w:tab/>
            </w:r>
            <w:r w:rsidR="000D3D12" w:rsidRPr="00B23C71">
              <w:rPr>
                <w:rStyle w:val="Hyperlink"/>
                <w:noProof/>
              </w:rPr>
              <w:t>General info</w:t>
            </w:r>
            <w:r w:rsidR="000D3D12">
              <w:rPr>
                <w:noProof/>
                <w:webHidden/>
              </w:rPr>
              <w:tab/>
            </w:r>
            <w:r w:rsidR="000D3D12">
              <w:rPr>
                <w:noProof/>
                <w:webHidden/>
              </w:rPr>
              <w:fldChar w:fldCharType="begin"/>
            </w:r>
            <w:r w:rsidR="000D3D12">
              <w:rPr>
                <w:noProof/>
                <w:webHidden/>
              </w:rPr>
              <w:instrText xml:space="preserve"> PAGEREF _Toc471836100 \h </w:instrText>
            </w:r>
            <w:r w:rsidR="000D3D12">
              <w:rPr>
                <w:noProof/>
                <w:webHidden/>
              </w:rPr>
            </w:r>
            <w:r w:rsidR="000D3D12">
              <w:rPr>
                <w:noProof/>
                <w:webHidden/>
              </w:rPr>
              <w:fldChar w:fldCharType="separate"/>
            </w:r>
            <w:r w:rsidR="000D3D12">
              <w:rPr>
                <w:noProof/>
                <w:webHidden/>
              </w:rPr>
              <w:t>12</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1" w:history="1">
            <w:r w:rsidR="000D3D12" w:rsidRPr="00B23C71">
              <w:rPr>
                <w:rStyle w:val="Hyperlink"/>
                <w:noProof/>
              </w:rPr>
              <w:t>7.2</w:t>
            </w:r>
            <w:r w:rsidR="000D3D12">
              <w:rPr>
                <w:rFonts w:eastAsiaTheme="minorEastAsia"/>
                <w:noProof/>
              </w:rPr>
              <w:tab/>
            </w:r>
            <w:r w:rsidR="000D3D12" w:rsidRPr="00B23C71">
              <w:rPr>
                <w:rStyle w:val="Hyperlink"/>
                <w:noProof/>
              </w:rPr>
              <w:t>Reference circuit waveforms</w:t>
            </w:r>
            <w:r w:rsidR="000D3D12">
              <w:rPr>
                <w:noProof/>
                <w:webHidden/>
              </w:rPr>
              <w:tab/>
            </w:r>
            <w:r w:rsidR="000D3D12">
              <w:rPr>
                <w:noProof/>
                <w:webHidden/>
              </w:rPr>
              <w:fldChar w:fldCharType="begin"/>
            </w:r>
            <w:r w:rsidR="000D3D12">
              <w:rPr>
                <w:noProof/>
                <w:webHidden/>
              </w:rPr>
              <w:instrText xml:space="preserve"> PAGEREF _Toc471836101 \h </w:instrText>
            </w:r>
            <w:r w:rsidR="000D3D12">
              <w:rPr>
                <w:noProof/>
                <w:webHidden/>
              </w:rPr>
            </w:r>
            <w:r w:rsidR="000D3D12">
              <w:rPr>
                <w:noProof/>
                <w:webHidden/>
              </w:rPr>
              <w:fldChar w:fldCharType="separate"/>
            </w:r>
            <w:r w:rsidR="000D3D12">
              <w:rPr>
                <w:noProof/>
                <w:webHidden/>
              </w:rPr>
              <w:t>13</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102" w:history="1">
            <w:r w:rsidR="000D3D12" w:rsidRPr="00B23C71">
              <w:rPr>
                <w:rStyle w:val="Hyperlink"/>
                <w:noProof/>
              </w:rPr>
              <w:t>8</w:t>
            </w:r>
            <w:r w:rsidR="000D3D12">
              <w:rPr>
                <w:rFonts w:eastAsiaTheme="minorEastAsia"/>
                <w:noProof/>
              </w:rPr>
              <w:tab/>
            </w:r>
            <w:r w:rsidR="000D3D12" w:rsidRPr="00B23C71">
              <w:rPr>
                <w:rStyle w:val="Hyperlink"/>
                <w:noProof/>
              </w:rPr>
              <w:t>Humidity in and out</w:t>
            </w:r>
            <w:r w:rsidR="000D3D12">
              <w:rPr>
                <w:noProof/>
                <w:webHidden/>
              </w:rPr>
              <w:tab/>
            </w:r>
            <w:r w:rsidR="000D3D12">
              <w:rPr>
                <w:noProof/>
                <w:webHidden/>
              </w:rPr>
              <w:fldChar w:fldCharType="begin"/>
            </w:r>
            <w:r w:rsidR="000D3D12">
              <w:rPr>
                <w:noProof/>
                <w:webHidden/>
              </w:rPr>
              <w:instrText xml:space="preserve"> PAGEREF _Toc471836102 \h </w:instrText>
            </w:r>
            <w:r w:rsidR="000D3D12">
              <w:rPr>
                <w:noProof/>
                <w:webHidden/>
              </w:rPr>
            </w:r>
            <w:r w:rsidR="000D3D12">
              <w:rPr>
                <w:noProof/>
                <w:webHidden/>
              </w:rPr>
              <w:fldChar w:fldCharType="separate"/>
            </w:r>
            <w:r w:rsidR="000D3D12">
              <w:rPr>
                <w:noProof/>
                <w:webHidden/>
              </w:rPr>
              <w:t>14</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3" w:history="1">
            <w:r w:rsidR="000D3D12" w:rsidRPr="00B23C71">
              <w:rPr>
                <w:rStyle w:val="Hyperlink"/>
                <w:noProof/>
              </w:rPr>
              <w:t>8.1</w:t>
            </w:r>
            <w:r w:rsidR="000D3D12">
              <w:rPr>
                <w:rFonts w:eastAsiaTheme="minorEastAsia"/>
                <w:noProof/>
              </w:rPr>
              <w:tab/>
            </w:r>
            <w:r w:rsidR="000D3D12" w:rsidRPr="00B23C71">
              <w:rPr>
                <w:rStyle w:val="Hyperlink"/>
                <w:noProof/>
              </w:rPr>
              <w:t>General info</w:t>
            </w:r>
            <w:r w:rsidR="000D3D12">
              <w:rPr>
                <w:noProof/>
                <w:webHidden/>
              </w:rPr>
              <w:tab/>
            </w:r>
            <w:r w:rsidR="000D3D12">
              <w:rPr>
                <w:noProof/>
                <w:webHidden/>
              </w:rPr>
              <w:fldChar w:fldCharType="begin"/>
            </w:r>
            <w:r w:rsidR="000D3D12">
              <w:rPr>
                <w:noProof/>
                <w:webHidden/>
              </w:rPr>
              <w:instrText xml:space="preserve"> PAGEREF _Toc471836103 \h </w:instrText>
            </w:r>
            <w:r w:rsidR="000D3D12">
              <w:rPr>
                <w:noProof/>
                <w:webHidden/>
              </w:rPr>
            </w:r>
            <w:r w:rsidR="000D3D12">
              <w:rPr>
                <w:noProof/>
                <w:webHidden/>
              </w:rPr>
              <w:fldChar w:fldCharType="separate"/>
            </w:r>
            <w:r w:rsidR="000D3D12">
              <w:rPr>
                <w:noProof/>
                <w:webHidden/>
              </w:rPr>
              <w:t>14</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4" w:history="1">
            <w:r w:rsidR="000D3D12" w:rsidRPr="00B23C71">
              <w:rPr>
                <w:rStyle w:val="Hyperlink"/>
                <w:noProof/>
              </w:rPr>
              <w:t>8.2</w:t>
            </w:r>
            <w:r w:rsidR="000D3D12">
              <w:rPr>
                <w:rFonts w:eastAsiaTheme="minorEastAsia"/>
                <w:noProof/>
              </w:rPr>
              <w:tab/>
            </w:r>
            <w:r w:rsidR="000D3D12" w:rsidRPr="00B23C71">
              <w:rPr>
                <w:rStyle w:val="Hyperlink"/>
                <w:noProof/>
              </w:rPr>
              <w:t>Reference circuit waveforms / Humidity IN</w:t>
            </w:r>
            <w:r w:rsidR="000D3D12">
              <w:rPr>
                <w:noProof/>
                <w:webHidden/>
              </w:rPr>
              <w:tab/>
            </w:r>
            <w:r w:rsidR="000D3D12">
              <w:rPr>
                <w:noProof/>
                <w:webHidden/>
              </w:rPr>
              <w:fldChar w:fldCharType="begin"/>
            </w:r>
            <w:r w:rsidR="000D3D12">
              <w:rPr>
                <w:noProof/>
                <w:webHidden/>
              </w:rPr>
              <w:instrText xml:space="preserve"> PAGEREF _Toc471836104 \h </w:instrText>
            </w:r>
            <w:r w:rsidR="000D3D12">
              <w:rPr>
                <w:noProof/>
                <w:webHidden/>
              </w:rPr>
            </w:r>
            <w:r w:rsidR="000D3D12">
              <w:rPr>
                <w:noProof/>
                <w:webHidden/>
              </w:rPr>
              <w:fldChar w:fldCharType="separate"/>
            </w:r>
            <w:r w:rsidR="000D3D12">
              <w:rPr>
                <w:noProof/>
                <w:webHidden/>
              </w:rPr>
              <w:t>16</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5" w:history="1">
            <w:r w:rsidR="000D3D12" w:rsidRPr="00B23C71">
              <w:rPr>
                <w:rStyle w:val="Hyperlink"/>
                <w:noProof/>
              </w:rPr>
              <w:t>8.3</w:t>
            </w:r>
            <w:r w:rsidR="000D3D12">
              <w:rPr>
                <w:rFonts w:eastAsiaTheme="minorEastAsia"/>
                <w:noProof/>
              </w:rPr>
              <w:tab/>
            </w:r>
            <w:r w:rsidR="000D3D12" w:rsidRPr="00B23C71">
              <w:rPr>
                <w:rStyle w:val="Hyperlink"/>
                <w:noProof/>
              </w:rPr>
              <w:t>Reference circuit waveforms / Humidity OUT</w:t>
            </w:r>
            <w:r w:rsidR="000D3D12">
              <w:rPr>
                <w:noProof/>
                <w:webHidden/>
              </w:rPr>
              <w:tab/>
            </w:r>
            <w:r w:rsidR="000D3D12">
              <w:rPr>
                <w:noProof/>
                <w:webHidden/>
              </w:rPr>
              <w:fldChar w:fldCharType="begin"/>
            </w:r>
            <w:r w:rsidR="000D3D12">
              <w:rPr>
                <w:noProof/>
                <w:webHidden/>
              </w:rPr>
              <w:instrText xml:space="preserve"> PAGEREF _Toc471836105 \h </w:instrText>
            </w:r>
            <w:r w:rsidR="000D3D12">
              <w:rPr>
                <w:noProof/>
                <w:webHidden/>
              </w:rPr>
            </w:r>
            <w:r w:rsidR="000D3D12">
              <w:rPr>
                <w:noProof/>
                <w:webHidden/>
              </w:rPr>
              <w:fldChar w:fldCharType="separate"/>
            </w:r>
            <w:r w:rsidR="000D3D12">
              <w:rPr>
                <w:noProof/>
                <w:webHidden/>
              </w:rPr>
              <w:t>16</w:t>
            </w:r>
            <w:r w:rsidR="000D3D12">
              <w:rPr>
                <w:noProof/>
                <w:webHidden/>
              </w:rPr>
              <w:fldChar w:fldCharType="end"/>
            </w:r>
          </w:hyperlink>
        </w:p>
        <w:p w:rsidR="000D3D12" w:rsidRDefault="00001C68">
          <w:pPr>
            <w:pStyle w:val="TOC1"/>
            <w:tabs>
              <w:tab w:val="left" w:pos="440"/>
              <w:tab w:val="right" w:leader="dot" w:pos="9628"/>
            </w:tabs>
            <w:rPr>
              <w:rFonts w:eastAsiaTheme="minorEastAsia"/>
              <w:noProof/>
            </w:rPr>
          </w:pPr>
          <w:hyperlink w:anchor="_Toc471836106" w:history="1">
            <w:r w:rsidR="000D3D12" w:rsidRPr="00B23C71">
              <w:rPr>
                <w:rStyle w:val="Hyperlink"/>
                <w:noProof/>
              </w:rPr>
              <w:t>9</w:t>
            </w:r>
            <w:r w:rsidR="000D3D12">
              <w:rPr>
                <w:rFonts w:eastAsiaTheme="minorEastAsia"/>
                <w:noProof/>
              </w:rPr>
              <w:tab/>
            </w:r>
            <w:r w:rsidR="000D3D12" w:rsidRPr="00B23C71">
              <w:rPr>
                <w:rStyle w:val="Hyperlink"/>
                <w:noProof/>
              </w:rPr>
              <w:t>Temperature</w:t>
            </w:r>
            <w:r w:rsidR="000D3D12">
              <w:rPr>
                <w:noProof/>
                <w:webHidden/>
              </w:rPr>
              <w:tab/>
            </w:r>
            <w:r w:rsidR="000D3D12">
              <w:rPr>
                <w:noProof/>
                <w:webHidden/>
              </w:rPr>
              <w:fldChar w:fldCharType="begin"/>
            </w:r>
            <w:r w:rsidR="000D3D12">
              <w:rPr>
                <w:noProof/>
                <w:webHidden/>
              </w:rPr>
              <w:instrText xml:space="preserve"> PAGEREF _Toc471836106 \h </w:instrText>
            </w:r>
            <w:r w:rsidR="000D3D12">
              <w:rPr>
                <w:noProof/>
                <w:webHidden/>
              </w:rPr>
            </w:r>
            <w:r w:rsidR="000D3D12">
              <w:rPr>
                <w:noProof/>
                <w:webHidden/>
              </w:rPr>
              <w:fldChar w:fldCharType="separate"/>
            </w:r>
            <w:r w:rsidR="000D3D12">
              <w:rPr>
                <w:noProof/>
                <w:webHidden/>
              </w:rPr>
              <w:t>17</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7" w:history="1">
            <w:r w:rsidR="000D3D12" w:rsidRPr="00B23C71">
              <w:rPr>
                <w:rStyle w:val="Hyperlink"/>
                <w:noProof/>
              </w:rPr>
              <w:t>9.1</w:t>
            </w:r>
            <w:r w:rsidR="000D3D12">
              <w:rPr>
                <w:rFonts w:eastAsiaTheme="minorEastAsia"/>
                <w:noProof/>
              </w:rPr>
              <w:tab/>
            </w:r>
            <w:r w:rsidR="000D3D12" w:rsidRPr="00B23C71">
              <w:rPr>
                <w:rStyle w:val="Hyperlink"/>
                <w:noProof/>
              </w:rPr>
              <w:t>General info</w:t>
            </w:r>
            <w:r w:rsidR="000D3D12">
              <w:rPr>
                <w:noProof/>
                <w:webHidden/>
              </w:rPr>
              <w:tab/>
            </w:r>
            <w:r w:rsidR="000D3D12">
              <w:rPr>
                <w:noProof/>
                <w:webHidden/>
              </w:rPr>
              <w:fldChar w:fldCharType="begin"/>
            </w:r>
            <w:r w:rsidR="000D3D12">
              <w:rPr>
                <w:noProof/>
                <w:webHidden/>
              </w:rPr>
              <w:instrText xml:space="preserve"> PAGEREF _Toc471836107 \h </w:instrText>
            </w:r>
            <w:r w:rsidR="000D3D12">
              <w:rPr>
                <w:noProof/>
                <w:webHidden/>
              </w:rPr>
            </w:r>
            <w:r w:rsidR="000D3D12">
              <w:rPr>
                <w:noProof/>
                <w:webHidden/>
              </w:rPr>
              <w:fldChar w:fldCharType="separate"/>
            </w:r>
            <w:r w:rsidR="000D3D12">
              <w:rPr>
                <w:noProof/>
                <w:webHidden/>
              </w:rPr>
              <w:t>17</w:t>
            </w:r>
            <w:r w:rsidR="000D3D12">
              <w:rPr>
                <w:noProof/>
                <w:webHidden/>
              </w:rPr>
              <w:fldChar w:fldCharType="end"/>
            </w:r>
          </w:hyperlink>
        </w:p>
        <w:p w:rsidR="000D3D12" w:rsidRDefault="00001C68">
          <w:pPr>
            <w:pStyle w:val="TOC1"/>
            <w:tabs>
              <w:tab w:val="left" w:pos="660"/>
              <w:tab w:val="right" w:leader="dot" w:pos="9628"/>
            </w:tabs>
            <w:rPr>
              <w:rFonts w:eastAsiaTheme="minorEastAsia"/>
              <w:noProof/>
            </w:rPr>
          </w:pPr>
          <w:hyperlink w:anchor="_Toc471836108" w:history="1">
            <w:r w:rsidR="000D3D12" w:rsidRPr="00B23C71">
              <w:rPr>
                <w:rStyle w:val="Hyperlink"/>
                <w:noProof/>
              </w:rPr>
              <w:t>10</w:t>
            </w:r>
            <w:r w:rsidR="000D3D12">
              <w:rPr>
                <w:rFonts w:eastAsiaTheme="minorEastAsia"/>
                <w:noProof/>
              </w:rPr>
              <w:tab/>
            </w:r>
            <w:r w:rsidR="000D3D12" w:rsidRPr="00B23C71">
              <w:rPr>
                <w:rStyle w:val="Hyperlink"/>
                <w:noProof/>
              </w:rPr>
              <w:t>Light level</w:t>
            </w:r>
            <w:r w:rsidR="000D3D12">
              <w:rPr>
                <w:noProof/>
                <w:webHidden/>
              </w:rPr>
              <w:tab/>
            </w:r>
            <w:r w:rsidR="000D3D12">
              <w:rPr>
                <w:noProof/>
                <w:webHidden/>
              </w:rPr>
              <w:fldChar w:fldCharType="begin"/>
            </w:r>
            <w:r w:rsidR="000D3D12">
              <w:rPr>
                <w:noProof/>
                <w:webHidden/>
              </w:rPr>
              <w:instrText xml:space="preserve"> PAGEREF _Toc471836108 \h </w:instrText>
            </w:r>
            <w:r w:rsidR="000D3D12">
              <w:rPr>
                <w:noProof/>
                <w:webHidden/>
              </w:rPr>
            </w:r>
            <w:r w:rsidR="000D3D12">
              <w:rPr>
                <w:noProof/>
                <w:webHidden/>
              </w:rPr>
              <w:fldChar w:fldCharType="separate"/>
            </w:r>
            <w:r w:rsidR="000D3D12">
              <w:rPr>
                <w:noProof/>
                <w:webHidden/>
              </w:rPr>
              <w:t>18</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09" w:history="1">
            <w:r w:rsidR="000D3D12" w:rsidRPr="00B23C71">
              <w:rPr>
                <w:rStyle w:val="Hyperlink"/>
                <w:noProof/>
              </w:rPr>
              <w:t>10.1</w:t>
            </w:r>
            <w:r w:rsidR="000D3D12">
              <w:rPr>
                <w:rFonts w:eastAsiaTheme="minorEastAsia"/>
                <w:noProof/>
              </w:rPr>
              <w:tab/>
            </w:r>
            <w:r w:rsidR="000D3D12" w:rsidRPr="00B23C71">
              <w:rPr>
                <w:rStyle w:val="Hyperlink"/>
                <w:noProof/>
              </w:rPr>
              <w:t>General info</w:t>
            </w:r>
            <w:r w:rsidR="000D3D12">
              <w:rPr>
                <w:noProof/>
                <w:webHidden/>
              </w:rPr>
              <w:tab/>
            </w:r>
            <w:r w:rsidR="000D3D12">
              <w:rPr>
                <w:noProof/>
                <w:webHidden/>
              </w:rPr>
              <w:fldChar w:fldCharType="begin"/>
            </w:r>
            <w:r w:rsidR="000D3D12">
              <w:rPr>
                <w:noProof/>
                <w:webHidden/>
              </w:rPr>
              <w:instrText xml:space="preserve"> PAGEREF _Toc471836109 \h </w:instrText>
            </w:r>
            <w:r w:rsidR="000D3D12">
              <w:rPr>
                <w:noProof/>
                <w:webHidden/>
              </w:rPr>
            </w:r>
            <w:r w:rsidR="000D3D12">
              <w:rPr>
                <w:noProof/>
                <w:webHidden/>
              </w:rPr>
              <w:fldChar w:fldCharType="separate"/>
            </w:r>
            <w:r w:rsidR="000D3D12">
              <w:rPr>
                <w:noProof/>
                <w:webHidden/>
              </w:rPr>
              <w:t>18</w:t>
            </w:r>
            <w:r w:rsidR="000D3D12">
              <w:rPr>
                <w:noProof/>
                <w:webHidden/>
              </w:rPr>
              <w:fldChar w:fldCharType="end"/>
            </w:r>
          </w:hyperlink>
        </w:p>
        <w:p w:rsidR="000D3D12" w:rsidRDefault="00001C68">
          <w:pPr>
            <w:pStyle w:val="TOC1"/>
            <w:tabs>
              <w:tab w:val="left" w:pos="660"/>
              <w:tab w:val="right" w:leader="dot" w:pos="9628"/>
            </w:tabs>
            <w:rPr>
              <w:rFonts w:eastAsiaTheme="minorEastAsia"/>
              <w:noProof/>
            </w:rPr>
          </w:pPr>
          <w:hyperlink w:anchor="_Toc471836110" w:history="1">
            <w:r w:rsidR="000D3D12" w:rsidRPr="00B23C71">
              <w:rPr>
                <w:rStyle w:val="Hyperlink"/>
                <w:noProof/>
              </w:rPr>
              <w:t>11</w:t>
            </w:r>
            <w:r w:rsidR="000D3D12">
              <w:rPr>
                <w:rFonts w:eastAsiaTheme="minorEastAsia"/>
                <w:noProof/>
              </w:rPr>
              <w:tab/>
            </w:r>
            <w:r w:rsidR="000D3D12" w:rsidRPr="00B23C71">
              <w:rPr>
                <w:rStyle w:val="Hyperlink"/>
                <w:noProof/>
              </w:rPr>
              <w:t>Wind direction</w:t>
            </w:r>
            <w:r w:rsidR="000D3D12">
              <w:rPr>
                <w:noProof/>
                <w:webHidden/>
              </w:rPr>
              <w:tab/>
            </w:r>
            <w:r w:rsidR="000D3D12">
              <w:rPr>
                <w:noProof/>
                <w:webHidden/>
              </w:rPr>
              <w:fldChar w:fldCharType="begin"/>
            </w:r>
            <w:r w:rsidR="000D3D12">
              <w:rPr>
                <w:noProof/>
                <w:webHidden/>
              </w:rPr>
              <w:instrText xml:space="preserve"> PAGEREF _Toc471836110 \h </w:instrText>
            </w:r>
            <w:r w:rsidR="000D3D12">
              <w:rPr>
                <w:noProof/>
                <w:webHidden/>
              </w:rPr>
            </w:r>
            <w:r w:rsidR="000D3D12">
              <w:rPr>
                <w:noProof/>
                <w:webHidden/>
              </w:rPr>
              <w:fldChar w:fldCharType="separate"/>
            </w:r>
            <w:r w:rsidR="000D3D12">
              <w:rPr>
                <w:noProof/>
                <w:webHidden/>
              </w:rPr>
              <w:t>19</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1" w:history="1">
            <w:r w:rsidR="000D3D12" w:rsidRPr="00B23C71">
              <w:rPr>
                <w:rStyle w:val="Hyperlink"/>
                <w:noProof/>
              </w:rPr>
              <w:t>11.1</w:t>
            </w:r>
            <w:r w:rsidR="000D3D12">
              <w:rPr>
                <w:rFonts w:eastAsiaTheme="minorEastAsia"/>
                <w:noProof/>
              </w:rPr>
              <w:tab/>
            </w:r>
            <w:r w:rsidR="000D3D12" w:rsidRPr="00B23C71">
              <w:rPr>
                <w:rStyle w:val="Hyperlink"/>
                <w:noProof/>
              </w:rPr>
              <w:t>General info</w:t>
            </w:r>
            <w:r w:rsidR="000D3D12">
              <w:rPr>
                <w:noProof/>
                <w:webHidden/>
              </w:rPr>
              <w:tab/>
            </w:r>
            <w:r w:rsidR="000D3D12">
              <w:rPr>
                <w:noProof/>
                <w:webHidden/>
              </w:rPr>
              <w:fldChar w:fldCharType="begin"/>
            </w:r>
            <w:r w:rsidR="000D3D12">
              <w:rPr>
                <w:noProof/>
                <w:webHidden/>
              </w:rPr>
              <w:instrText xml:space="preserve"> PAGEREF _Toc471836111 \h </w:instrText>
            </w:r>
            <w:r w:rsidR="000D3D12">
              <w:rPr>
                <w:noProof/>
                <w:webHidden/>
              </w:rPr>
            </w:r>
            <w:r w:rsidR="000D3D12">
              <w:rPr>
                <w:noProof/>
                <w:webHidden/>
              </w:rPr>
              <w:fldChar w:fldCharType="separate"/>
            </w:r>
            <w:r w:rsidR="000D3D12">
              <w:rPr>
                <w:noProof/>
                <w:webHidden/>
              </w:rPr>
              <w:t>19</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2" w:history="1">
            <w:r w:rsidR="000D3D12" w:rsidRPr="00B23C71">
              <w:rPr>
                <w:rStyle w:val="Hyperlink"/>
                <w:noProof/>
              </w:rPr>
              <w:t>11.2</w:t>
            </w:r>
            <w:r w:rsidR="000D3D12">
              <w:rPr>
                <w:rFonts w:eastAsiaTheme="minorEastAsia"/>
                <w:noProof/>
              </w:rPr>
              <w:tab/>
            </w:r>
            <w:r w:rsidR="000D3D12" w:rsidRPr="00B23C71">
              <w:rPr>
                <w:rStyle w:val="Hyperlink"/>
                <w:noProof/>
              </w:rPr>
              <w:t>Reference circuit waveforms</w:t>
            </w:r>
            <w:r w:rsidR="000D3D12">
              <w:rPr>
                <w:noProof/>
                <w:webHidden/>
              </w:rPr>
              <w:tab/>
            </w:r>
            <w:r w:rsidR="000D3D12">
              <w:rPr>
                <w:noProof/>
                <w:webHidden/>
              </w:rPr>
              <w:fldChar w:fldCharType="begin"/>
            </w:r>
            <w:r w:rsidR="000D3D12">
              <w:rPr>
                <w:noProof/>
                <w:webHidden/>
              </w:rPr>
              <w:instrText xml:space="preserve"> PAGEREF _Toc471836112 \h </w:instrText>
            </w:r>
            <w:r w:rsidR="000D3D12">
              <w:rPr>
                <w:noProof/>
                <w:webHidden/>
              </w:rPr>
            </w:r>
            <w:r w:rsidR="000D3D12">
              <w:rPr>
                <w:noProof/>
                <w:webHidden/>
              </w:rPr>
              <w:fldChar w:fldCharType="separate"/>
            </w:r>
            <w:r w:rsidR="000D3D12">
              <w:rPr>
                <w:noProof/>
                <w:webHidden/>
              </w:rPr>
              <w:t>20</w:t>
            </w:r>
            <w:r w:rsidR="000D3D12">
              <w:rPr>
                <w:noProof/>
                <w:webHidden/>
              </w:rPr>
              <w:fldChar w:fldCharType="end"/>
            </w:r>
          </w:hyperlink>
        </w:p>
        <w:p w:rsidR="000D3D12" w:rsidRDefault="00001C68">
          <w:pPr>
            <w:pStyle w:val="TOC1"/>
            <w:tabs>
              <w:tab w:val="left" w:pos="660"/>
              <w:tab w:val="right" w:leader="dot" w:pos="9628"/>
            </w:tabs>
            <w:rPr>
              <w:rFonts w:eastAsiaTheme="minorEastAsia"/>
              <w:noProof/>
            </w:rPr>
          </w:pPr>
          <w:hyperlink w:anchor="_Toc471836113" w:history="1">
            <w:r w:rsidR="000D3D12" w:rsidRPr="00B23C71">
              <w:rPr>
                <w:rStyle w:val="Hyperlink"/>
                <w:noProof/>
              </w:rPr>
              <w:t>12</w:t>
            </w:r>
            <w:r w:rsidR="000D3D12">
              <w:rPr>
                <w:rFonts w:eastAsiaTheme="minorEastAsia"/>
                <w:noProof/>
              </w:rPr>
              <w:tab/>
            </w:r>
            <w:r w:rsidR="000D3D12" w:rsidRPr="00B23C71">
              <w:rPr>
                <w:rStyle w:val="Hyperlink"/>
                <w:noProof/>
              </w:rPr>
              <w:t>Air pressure</w:t>
            </w:r>
            <w:r w:rsidR="000D3D12">
              <w:rPr>
                <w:noProof/>
                <w:webHidden/>
              </w:rPr>
              <w:tab/>
            </w:r>
            <w:r w:rsidR="000D3D12">
              <w:rPr>
                <w:noProof/>
                <w:webHidden/>
              </w:rPr>
              <w:fldChar w:fldCharType="begin"/>
            </w:r>
            <w:r w:rsidR="000D3D12">
              <w:rPr>
                <w:noProof/>
                <w:webHidden/>
              </w:rPr>
              <w:instrText xml:space="preserve"> PAGEREF _Toc471836113 \h </w:instrText>
            </w:r>
            <w:r w:rsidR="000D3D12">
              <w:rPr>
                <w:noProof/>
                <w:webHidden/>
              </w:rPr>
            </w:r>
            <w:r w:rsidR="000D3D12">
              <w:rPr>
                <w:noProof/>
                <w:webHidden/>
              </w:rPr>
              <w:fldChar w:fldCharType="separate"/>
            </w:r>
            <w:r w:rsidR="000D3D12">
              <w:rPr>
                <w:noProof/>
                <w:webHidden/>
              </w:rPr>
              <w:t>21</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4" w:history="1">
            <w:r w:rsidR="000D3D12" w:rsidRPr="00B23C71">
              <w:rPr>
                <w:rStyle w:val="Hyperlink"/>
                <w:noProof/>
              </w:rPr>
              <w:t>12.1</w:t>
            </w:r>
            <w:r w:rsidR="000D3D12">
              <w:rPr>
                <w:rFonts w:eastAsiaTheme="minorEastAsia"/>
                <w:noProof/>
              </w:rPr>
              <w:tab/>
            </w:r>
            <w:r w:rsidR="000D3D12" w:rsidRPr="00B23C71">
              <w:rPr>
                <w:rStyle w:val="Hyperlink"/>
                <w:noProof/>
              </w:rPr>
              <w:t>Tutorial</w:t>
            </w:r>
            <w:r w:rsidR="000D3D12">
              <w:rPr>
                <w:noProof/>
                <w:webHidden/>
              </w:rPr>
              <w:tab/>
            </w:r>
            <w:r w:rsidR="000D3D12">
              <w:rPr>
                <w:noProof/>
                <w:webHidden/>
              </w:rPr>
              <w:fldChar w:fldCharType="begin"/>
            </w:r>
            <w:r w:rsidR="000D3D12">
              <w:rPr>
                <w:noProof/>
                <w:webHidden/>
              </w:rPr>
              <w:instrText xml:space="preserve"> PAGEREF _Toc471836114 \h </w:instrText>
            </w:r>
            <w:r w:rsidR="000D3D12">
              <w:rPr>
                <w:noProof/>
                <w:webHidden/>
              </w:rPr>
            </w:r>
            <w:r w:rsidR="000D3D12">
              <w:rPr>
                <w:noProof/>
                <w:webHidden/>
              </w:rPr>
              <w:fldChar w:fldCharType="separate"/>
            </w:r>
            <w:r w:rsidR="000D3D12">
              <w:rPr>
                <w:noProof/>
                <w:webHidden/>
              </w:rPr>
              <w:t>21</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5" w:history="1">
            <w:r w:rsidR="000D3D12" w:rsidRPr="00B23C71">
              <w:rPr>
                <w:rStyle w:val="Hyperlink"/>
                <w:noProof/>
              </w:rPr>
              <w:t>12.2</w:t>
            </w:r>
            <w:r w:rsidR="000D3D12">
              <w:rPr>
                <w:rFonts w:eastAsiaTheme="minorEastAsia"/>
                <w:noProof/>
              </w:rPr>
              <w:tab/>
            </w:r>
            <w:r w:rsidR="000D3D12" w:rsidRPr="00B23C71">
              <w:rPr>
                <w:rStyle w:val="Hyperlink"/>
                <w:noProof/>
              </w:rPr>
              <w:t>Message format that is used to send data to Raspberry</w:t>
            </w:r>
            <w:r w:rsidR="000D3D12">
              <w:rPr>
                <w:noProof/>
                <w:webHidden/>
              </w:rPr>
              <w:tab/>
            </w:r>
            <w:r w:rsidR="000D3D12">
              <w:rPr>
                <w:noProof/>
                <w:webHidden/>
              </w:rPr>
              <w:fldChar w:fldCharType="begin"/>
            </w:r>
            <w:r w:rsidR="000D3D12">
              <w:rPr>
                <w:noProof/>
                <w:webHidden/>
              </w:rPr>
              <w:instrText xml:space="preserve"> PAGEREF _Toc471836115 \h </w:instrText>
            </w:r>
            <w:r w:rsidR="000D3D12">
              <w:rPr>
                <w:noProof/>
                <w:webHidden/>
              </w:rPr>
            </w:r>
            <w:r w:rsidR="000D3D12">
              <w:rPr>
                <w:noProof/>
                <w:webHidden/>
              </w:rPr>
              <w:fldChar w:fldCharType="separate"/>
            </w:r>
            <w:r w:rsidR="000D3D12">
              <w:rPr>
                <w:noProof/>
                <w:webHidden/>
              </w:rPr>
              <w:t>21</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6" w:history="1">
            <w:r w:rsidR="000D3D12" w:rsidRPr="00B23C71">
              <w:rPr>
                <w:rStyle w:val="Hyperlink"/>
                <w:noProof/>
              </w:rPr>
              <w:t>12.3</w:t>
            </w:r>
            <w:r w:rsidR="000D3D12">
              <w:rPr>
                <w:rFonts w:eastAsiaTheme="minorEastAsia"/>
                <w:noProof/>
              </w:rPr>
              <w:tab/>
            </w:r>
            <w:r w:rsidR="000D3D12" w:rsidRPr="00B23C71">
              <w:rPr>
                <w:rStyle w:val="Hyperlink"/>
                <w:noProof/>
              </w:rPr>
              <w:t>Local display for air pressure</w:t>
            </w:r>
            <w:r w:rsidR="000D3D12">
              <w:rPr>
                <w:noProof/>
                <w:webHidden/>
              </w:rPr>
              <w:tab/>
            </w:r>
            <w:r w:rsidR="000D3D12">
              <w:rPr>
                <w:noProof/>
                <w:webHidden/>
              </w:rPr>
              <w:fldChar w:fldCharType="begin"/>
            </w:r>
            <w:r w:rsidR="000D3D12">
              <w:rPr>
                <w:noProof/>
                <w:webHidden/>
              </w:rPr>
              <w:instrText xml:space="preserve"> PAGEREF _Toc471836116 \h </w:instrText>
            </w:r>
            <w:r w:rsidR="000D3D12">
              <w:rPr>
                <w:noProof/>
                <w:webHidden/>
              </w:rPr>
            </w:r>
            <w:r w:rsidR="000D3D12">
              <w:rPr>
                <w:noProof/>
                <w:webHidden/>
              </w:rPr>
              <w:fldChar w:fldCharType="separate"/>
            </w:r>
            <w:r w:rsidR="000D3D12">
              <w:rPr>
                <w:noProof/>
                <w:webHidden/>
              </w:rPr>
              <w:t>22</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7" w:history="1">
            <w:r w:rsidR="000D3D12" w:rsidRPr="00B23C71">
              <w:rPr>
                <w:rStyle w:val="Hyperlink"/>
                <w:noProof/>
              </w:rPr>
              <w:t>12.4</w:t>
            </w:r>
            <w:r w:rsidR="000D3D12">
              <w:rPr>
                <w:rFonts w:eastAsiaTheme="minorEastAsia"/>
                <w:noProof/>
              </w:rPr>
              <w:tab/>
            </w:r>
            <w:r w:rsidR="000D3D12" w:rsidRPr="00B23C71">
              <w:rPr>
                <w:rStyle w:val="Hyperlink"/>
                <w:noProof/>
              </w:rPr>
              <w:t>Showing time in display</w:t>
            </w:r>
            <w:r w:rsidR="000D3D12">
              <w:rPr>
                <w:noProof/>
                <w:webHidden/>
              </w:rPr>
              <w:tab/>
            </w:r>
            <w:r w:rsidR="000D3D12">
              <w:rPr>
                <w:noProof/>
                <w:webHidden/>
              </w:rPr>
              <w:fldChar w:fldCharType="begin"/>
            </w:r>
            <w:r w:rsidR="000D3D12">
              <w:rPr>
                <w:noProof/>
                <w:webHidden/>
              </w:rPr>
              <w:instrText xml:space="preserve"> PAGEREF _Toc471836117 \h </w:instrText>
            </w:r>
            <w:r w:rsidR="000D3D12">
              <w:rPr>
                <w:noProof/>
                <w:webHidden/>
              </w:rPr>
            </w:r>
            <w:r w:rsidR="000D3D12">
              <w:rPr>
                <w:noProof/>
                <w:webHidden/>
              </w:rPr>
              <w:fldChar w:fldCharType="separate"/>
            </w:r>
            <w:r w:rsidR="000D3D12">
              <w:rPr>
                <w:noProof/>
                <w:webHidden/>
              </w:rPr>
              <w:t>22</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8" w:history="1">
            <w:r w:rsidR="000D3D12" w:rsidRPr="00B23C71">
              <w:rPr>
                <w:rStyle w:val="Hyperlink"/>
                <w:noProof/>
              </w:rPr>
              <w:t>12.5</w:t>
            </w:r>
            <w:r w:rsidR="000D3D12">
              <w:rPr>
                <w:rFonts w:eastAsiaTheme="minorEastAsia"/>
                <w:noProof/>
              </w:rPr>
              <w:tab/>
            </w:r>
            <w:r w:rsidR="000D3D12" w:rsidRPr="00B23C71">
              <w:rPr>
                <w:rStyle w:val="Hyperlink"/>
                <w:noProof/>
              </w:rPr>
              <w:t>Used sensor and reading sensor</w:t>
            </w:r>
            <w:r w:rsidR="000D3D12">
              <w:rPr>
                <w:noProof/>
                <w:webHidden/>
              </w:rPr>
              <w:tab/>
            </w:r>
            <w:r w:rsidR="000D3D12">
              <w:rPr>
                <w:noProof/>
                <w:webHidden/>
              </w:rPr>
              <w:fldChar w:fldCharType="begin"/>
            </w:r>
            <w:r w:rsidR="000D3D12">
              <w:rPr>
                <w:noProof/>
                <w:webHidden/>
              </w:rPr>
              <w:instrText xml:space="preserve"> PAGEREF _Toc471836118 \h </w:instrText>
            </w:r>
            <w:r w:rsidR="000D3D12">
              <w:rPr>
                <w:noProof/>
                <w:webHidden/>
              </w:rPr>
            </w:r>
            <w:r w:rsidR="000D3D12">
              <w:rPr>
                <w:noProof/>
                <w:webHidden/>
              </w:rPr>
              <w:fldChar w:fldCharType="separate"/>
            </w:r>
            <w:r w:rsidR="000D3D12">
              <w:rPr>
                <w:noProof/>
                <w:webHidden/>
              </w:rPr>
              <w:t>22</w:t>
            </w:r>
            <w:r w:rsidR="000D3D12">
              <w:rPr>
                <w:noProof/>
                <w:webHidden/>
              </w:rPr>
              <w:fldChar w:fldCharType="end"/>
            </w:r>
          </w:hyperlink>
        </w:p>
        <w:p w:rsidR="000D3D12" w:rsidRDefault="00001C68">
          <w:pPr>
            <w:pStyle w:val="TOC2"/>
            <w:tabs>
              <w:tab w:val="left" w:pos="880"/>
              <w:tab w:val="right" w:leader="dot" w:pos="9628"/>
            </w:tabs>
            <w:rPr>
              <w:rFonts w:eastAsiaTheme="minorEastAsia"/>
              <w:noProof/>
            </w:rPr>
          </w:pPr>
          <w:hyperlink w:anchor="_Toc471836119" w:history="1">
            <w:r w:rsidR="000D3D12" w:rsidRPr="00B23C71">
              <w:rPr>
                <w:rStyle w:val="Hyperlink"/>
                <w:noProof/>
              </w:rPr>
              <w:t>12.6</w:t>
            </w:r>
            <w:r w:rsidR="000D3D12">
              <w:rPr>
                <w:rFonts w:eastAsiaTheme="minorEastAsia"/>
                <w:noProof/>
              </w:rPr>
              <w:tab/>
            </w:r>
            <w:r w:rsidR="000D3D12" w:rsidRPr="00B23C71">
              <w:rPr>
                <w:rStyle w:val="Hyperlink"/>
                <w:noProof/>
              </w:rPr>
              <w:t>Available code</w:t>
            </w:r>
            <w:r w:rsidR="000D3D12">
              <w:rPr>
                <w:noProof/>
                <w:webHidden/>
              </w:rPr>
              <w:tab/>
            </w:r>
            <w:r w:rsidR="000D3D12">
              <w:rPr>
                <w:noProof/>
                <w:webHidden/>
              </w:rPr>
              <w:fldChar w:fldCharType="begin"/>
            </w:r>
            <w:r w:rsidR="000D3D12">
              <w:rPr>
                <w:noProof/>
                <w:webHidden/>
              </w:rPr>
              <w:instrText xml:space="preserve"> PAGEREF _Toc471836119 \h </w:instrText>
            </w:r>
            <w:r w:rsidR="000D3D12">
              <w:rPr>
                <w:noProof/>
                <w:webHidden/>
              </w:rPr>
            </w:r>
            <w:r w:rsidR="000D3D12">
              <w:rPr>
                <w:noProof/>
                <w:webHidden/>
              </w:rPr>
              <w:fldChar w:fldCharType="separate"/>
            </w:r>
            <w:r w:rsidR="000D3D12">
              <w:rPr>
                <w:noProof/>
                <w:webHidden/>
              </w:rPr>
              <w:t>23</w:t>
            </w:r>
            <w:r w:rsidR="000D3D12">
              <w:rPr>
                <w:noProof/>
                <w:webHidden/>
              </w:rPr>
              <w:fldChar w:fldCharType="end"/>
            </w:r>
          </w:hyperlink>
        </w:p>
        <w:p w:rsidR="000D3D12" w:rsidRDefault="000D3D12">
          <w:r>
            <w:rPr>
              <w:b/>
              <w:bCs/>
              <w:noProof/>
            </w:rPr>
            <w:fldChar w:fldCharType="end"/>
          </w:r>
        </w:p>
      </w:sdtContent>
    </w:sdt>
    <w:p w:rsidR="00531958" w:rsidRPr="003F6B9E" w:rsidRDefault="00531958">
      <w:pPr>
        <w:rPr>
          <w:rFonts w:ascii="Arial" w:hAnsi="Arial" w:cs="Arial"/>
          <w:sz w:val="28"/>
          <w:szCs w:val="28"/>
        </w:rPr>
      </w:pPr>
    </w:p>
    <w:p w:rsidR="000D3D12" w:rsidRDefault="000D3D12">
      <w:pPr>
        <w:rPr>
          <w:rFonts w:asciiTheme="majorHAnsi" w:eastAsiaTheme="majorEastAsia" w:hAnsiTheme="majorHAnsi" w:cstheme="majorBidi"/>
          <w:b/>
          <w:bCs/>
          <w:color w:val="365F91" w:themeColor="accent1" w:themeShade="BF"/>
          <w:sz w:val="28"/>
          <w:szCs w:val="28"/>
        </w:rPr>
      </w:pPr>
      <w:r>
        <w:br w:type="page"/>
      </w:r>
    </w:p>
    <w:p w:rsidR="00531958" w:rsidRPr="003F6B9E" w:rsidRDefault="004E4394" w:rsidP="004E4394">
      <w:pPr>
        <w:pStyle w:val="Heading1"/>
      </w:pPr>
      <w:bookmarkStart w:id="8" w:name="_Toc471836086"/>
      <w:r>
        <w:lastRenderedPageBreak/>
        <w:t>Tutorial</w:t>
      </w:r>
      <w:bookmarkEnd w:id="8"/>
    </w:p>
    <w:p w:rsidR="00531958" w:rsidRPr="003F6B9E" w:rsidRDefault="00531958" w:rsidP="00531958">
      <w:pPr>
        <w:rPr>
          <w:rFonts w:ascii="Arial" w:hAnsi="Arial" w:cs="Arial"/>
          <w:sz w:val="28"/>
          <w:szCs w:val="28"/>
        </w:rPr>
      </w:pPr>
    </w:p>
    <w:p w:rsidR="005A65D2" w:rsidRDefault="00D15367" w:rsidP="00531958">
      <w:pPr>
        <w:rPr>
          <w:rFonts w:ascii="Arial" w:hAnsi="Arial" w:cs="Arial"/>
          <w:sz w:val="28"/>
          <w:szCs w:val="28"/>
        </w:rPr>
      </w:pPr>
      <w:r>
        <w:rPr>
          <w:rFonts w:ascii="Arial" w:hAnsi="Arial" w:cs="Arial"/>
          <w:sz w:val="28"/>
          <w:szCs w:val="28"/>
        </w:rPr>
        <w:t xml:space="preserve">This document descripts the requirements that each project team application circuit has to full fill. All requirements that is related your application circuit </w:t>
      </w:r>
      <w:r w:rsidR="005A65D2">
        <w:rPr>
          <w:rFonts w:ascii="Arial" w:hAnsi="Arial" w:cs="Arial"/>
          <w:sz w:val="28"/>
          <w:szCs w:val="28"/>
        </w:rPr>
        <w:t>h</w:t>
      </w:r>
      <w:r>
        <w:rPr>
          <w:rFonts w:ascii="Arial" w:hAnsi="Arial" w:cs="Arial"/>
          <w:sz w:val="28"/>
          <w:szCs w:val="28"/>
        </w:rPr>
        <w:t>ave to be verified by your team.</w:t>
      </w:r>
    </w:p>
    <w:p w:rsidR="005A65D2" w:rsidRDefault="005A65D2" w:rsidP="00531958">
      <w:pPr>
        <w:rPr>
          <w:rFonts w:ascii="Arial" w:hAnsi="Arial" w:cs="Arial"/>
          <w:sz w:val="28"/>
          <w:szCs w:val="28"/>
        </w:rPr>
      </w:pPr>
    </w:p>
    <w:p w:rsidR="00D15367" w:rsidRDefault="00A7395C" w:rsidP="00531958">
      <w:pPr>
        <w:rPr>
          <w:rFonts w:ascii="Arial" w:hAnsi="Arial" w:cs="Arial"/>
          <w:sz w:val="28"/>
          <w:szCs w:val="28"/>
        </w:rPr>
      </w:pPr>
      <w:r w:rsidRPr="009921B2">
        <w:rPr>
          <w:noProof/>
        </w:rPr>
        <mc:AlternateContent>
          <mc:Choice Requires="wps">
            <w:drawing>
              <wp:anchor distT="0" distB="0" distL="114300" distR="114300" simplePos="0" relativeHeight="252975104" behindDoc="0" locked="0" layoutInCell="1" allowOverlap="1" wp14:anchorId="01D652C6" wp14:editId="16322F07">
                <wp:simplePos x="0" y="0"/>
                <wp:positionH relativeFrom="margin">
                  <wp:posOffset>641350</wp:posOffset>
                </wp:positionH>
                <wp:positionV relativeFrom="paragraph">
                  <wp:posOffset>303530</wp:posOffset>
                </wp:positionV>
                <wp:extent cx="1554480" cy="955040"/>
                <wp:effectExtent l="0" t="0" r="0" b="0"/>
                <wp:wrapNone/>
                <wp:docPr id="286" name="Rectangle 286"/>
                <wp:cNvGraphicFramePr/>
                <a:graphic xmlns:a="http://schemas.openxmlformats.org/drawingml/2006/main">
                  <a:graphicData uri="http://schemas.microsoft.com/office/word/2010/wordprocessingShape">
                    <wps:wsp>
                      <wps:cNvSpPr/>
                      <wps:spPr>
                        <a:xfrm>
                          <a:off x="0" y="0"/>
                          <a:ext cx="1554480" cy="955040"/>
                        </a:xfrm>
                        <a:prstGeom prst="rect">
                          <a:avLst/>
                        </a:prstGeom>
                        <a:noFill/>
                        <a:ln w="25400" cap="flat" cmpd="sng" algn="ctr">
                          <a:noFill/>
                          <a:prstDash val="solid"/>
                        </a:ln>
                        <a:effectLst/>
                      </wps:spPr>
                      <wps:txbx>
                        <w:txbxContent>
                          <w:p w:rsidR="00283693" w:rsidRPr="00084B1D" w:rsidRDefault="00283693" w:rsidP="009921B2">
                            <w:pPr>
                              <w:jc w:val="center"/>
                              <w:rPr>
                                <w:rFonts w:ascii="Arial" w:hAnsi="Arial" w:cs="Arial"/>
                                <w:b/>
                                <w:color w:val="000000" w:themeColor="text1"/>
                                <w:sz w:val="40"/>
                                <w:szCs w:val="40"/>
                              </w:rPr>
                            </w:pPr>
                            <w:r>
                              <w:rPr>
                                <w:rFonts w:ascii="Arial" w:hAnsi="Arial" w:cs="Arial"/>
                                <w:b/>
                                <w:color w:val="000000" w:themeColor="text1"/>
                                <w:highlight w:val="cyan"/>
                              </w:rPr>
                              <w:t xml:space="preserve"> </w:t>
                            </w:r>
                            <w:r w:rsidRPr="00084B1D">
                              <w:rPr>
                                <w:rFonts w:ascii="Arial" w:hAnsi="Arial" w:cs="Arial"/>
                                <w:b/>
                                <w:color w:val="000000" w:themeColor="text1"/>
                                <w:sz w:val="40"/>
                                <w:szCs w:val="40"/>
                                <w:highlight w:val="cyan"/>
                              </w:rPr>
                              <w:t>U</w:t>
                            </w:r>
                            <w:r>
                              <w:rPr>
                                <w:rFonts w:ascii="Arial" w:hAnsi="Arial" w:cs="Arial"/>
                                <w:b/>
                                <w:color w:val="000000" w:themeColor="text1"/>
                                <w:sz w:val="40"/>
                                <w:szCs w:val="40"/>
                                <w:highlight w:val="cyan"/>
                              </w:rPr>
                              <w:t>sgb</w:t>
                            </w:r>
                            <w:r>
                              <w:rPr>
                                <w:rFonts w:ascii="Arial" w:hAnsi="Arial" w:cs="Arial"/>
                                <w:b/>
                                <w:color w:val="000000" w:themeColor="text1"/>
                                <w:sz w:val="40"/>
                                <w:szCs w:val="40"/>
                                <w:highlight w:val="cyan"/>
                                <w:vertAlign w:val="subscript"/>
                              </w:rPr>
                              <w:t xml:space="preserve">OUT    </w:t>
                            </w:r>
                            <w:r w:rsidRPr="00084B1D">
                              <w:rPr>
                                <w:rFonts w:ascii="Arial" w:hAnsi="Arial" w:cs="Arial"/>
                                <w:b/>
                                <w:color w:val="000000" w:themeColor="text1"/>
                                <w:sz w:val="40"/>
                                <w:szCs w:val="40"/>
                                <w:highlight w:val="cyan"/>
                                <w:vertAlign w:val="subscrip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652C6" id="Rectangle 286" o:spid="_x0000_s1057" style="position:absolute;margin-left:50.5pt;margin-top:23.9pt;width:122.4pt;height:75.2pt;z-index:25297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" filled="f" stroked="f" strokeweight="2pt">
                <v:textbox>
                  <w:txbxContent>
                    <w:p w:rsidR="00283693" w:rsidRPr="00084B1D" w:rsidRDefault="00283693" w:rsidP="009921B2">
                      <w:pPr>
                        <w:jc w:val="center"/>
                        <w:rPr>
                          <w:rFonts w:ascii="Arial" w:hAnsi="Arial" w:cs="Arial"/>
                          <w:b/>
                          <w:color w:val="000000" w:themeColor="text1"/>
                          <w:sz w:val="40"/>
                          <w:szCs w:val="40"/>
                        </w:rPr>
                      </w:pPr>
                      <w:r>
                        <w:rPr>
                          <w:rFonts w:ascii="Arial" w:hAnsi="Arial" w:cs="Arial"/>
                          <w:b/>
                          <w:color w:val="000000" w:themeColor="text1"/>
                          <w:highlight w:val="cyan"/>
                        </w:rPr>
                        <w:t xml:space="preserve"> </w:t>
                      </w:r>
                      <w:r w:rsidRPr="00084B1D">
                        <w:rPr>
                          <w:rFonts w:ascii="Arial" w:hAnsi="Arial" w:cs="Arial"/>
                          <w:b/>
                          <w:color w:val="000000" w:themeColor="text1"/>
                          <w:sz w:val="40"/>
                          <w:szCs w:val="40"/>
                          <w:highlight w:val="cyan"/>
                        </w:rPr>
                        <w:t>U</w:t>
                      </w:r>
                      <w:r>
                        <w:rPr>
                          <w:rFonts w:ascii="Arial" w:hAnsi="Arial" w:cs="Arial"/>
                          <w:b/>
                          <w:color w:val="000000" w:themeColor="text1"/>
                          <w:sz w:val="40"/>
                          <w:szCs w:val="40"/>
                          <w:highlight w:val="cyan"/>
                        </w:rPr>
                        <w:t>sgb</w:t>
                      </w:r>
                      <w:r>
                        <w:rPr>
                          <w:rFonts w:ascii="Arial" w:hAnsi="Arial" w:cs="Arial"/>
                          <w:b/>
                          <w:color w:val="000000" w:themeColor="text1"/>
                          <w:sz w:val="40"/>
                          <w:szCs w:val="40"/>
                          <w:highlight w:val="cyan"/>
                          <w:vertAlign w:val="subscript"/>
                        </w:rPr>
                        <w:t xml:space="preserve">OUT    </w:t>
                      </w:r>
                      <w:r w:rsidRPr="00084B1D">
                        <w:rPr>
                          <w:rFonts w:ascii="Arial" w:hAnsi="Arial" w:cs="Arial"/>
                          <w:b/>
                          <w:color w:val="000000" w:themeColor="text1"/>
                          <w:sz w:val="40"/>
                          <w:szCs w:val="40"/>
                          <w:highlight w:val="cyan"/>
                          <w:vertAlign w:val="subscript"/>
                        </w:rPr>
                        <w:t xml:space="preserve"> </w:t>
                      </w:r>
                    </w:p>
                  </w:txbxContent>
                </v:textbox>
                <w10:wrap anchorx="margin"/>
              </v:rect>
            </w:pict>
          </mc:Fallback>
        </mc:AlternateContent>
      </w:r>
      <w:r w:rsidR="005A65D2">
        <w:rPr>
          <w:rFonts w:ascii="Arial" w:hAnsi="Arial" w:cs="Arial"/>
          <w:noProof/>
          <w:sz w:val="28"/>
          <w:szCs w:val="28"/>
        </w:rPr>
        <mc:AlternateContent>
          <mc:Choice Requires="wps">
            <w:drawing>
              <wp:anchor distT="0" distB="0" distL="114300" distR="114300" simplePos="0" relativeHeight="252965888" behindDoc="0" locked="0" layoutInCell="1" allowOverlap="1">
                <wp:simplePos x="0" y="0"/>
                <wp:positionH relativeFrom="margin">
                  <wp:posOffset>5213350</wp:posOffset>
                </wp:positionH>
                <wp:positionV relativeFrom="paragraph">
                  <wp:posOffset>-129540</wp:posOffset>
                </wp:positionV>
                <wp:extent cx="1341120" cy="1473200"/>
                <wp:effectExtent l="0" t="0" r="11430" b="12700"/>
                <wp:wrapNone/>
                <wp:docPr id="279" name="Rectangle 279"/>
                <wp:cNvGraphicFramePr/>
                <a:graphic xmlns:a="http://schemas.openxmlformats.org/drawingml/2006/main">
                  <a:graphicData uri="http://schemas.microsoft.com/office/word/2010/wordprocessingShape">
                    <wps:wsp>
                      <wps:cNvSpPr/>
                      <wps:spPr>
                        <a:xfrm>
                          <a:off x="0" y="0"/>
                          <a:ext cx="1341120" cy="147320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3693" w:rsidRPr="00084B1D" w:rsidRDefault="00283693" w:rsidP="00084B1D">
                            <w:pPr>
                              <w:jc w:val="center"/>
                              <w:rPr>
                                <w:sz w:val="44"/>
                                <w:szCs w:val="44"/>
                                <w:lang w:val="fi-FI"/>
                              </w:rPr>
                            </w:pPr>
                            <w:r>
                              <w:rPr>
                                <w:sz w:val="44"/>
                                <w:szCs w:val="44"/>
                                <w:lang w:val="fi-FI"/>
                              </w:rPr>
                              <w:t xml:space="preserve">      </w:t>
                            </w:r>
                            <w:r w:rsidRPr="00084B1D">
                              <w:rPr>
                                <w:sz w:val="44"/>
                                <w:szCs w:val="44"/>
                                <w:lang w:val="fi-FI"/>
                              </w:rPr>
                              <w:t>Nano/</w:t>
                            </w:r>
                            <w:r w:rsidRPr="00084B1D">
                              <w:rPr>
                                <w:sz w:val="44"/>
                                <w:szCs w:val="44"/>
                                <w:lang w:val="fi-FI"/>
                              </w:rPr>
                              <w:br/>
                            </w:r>
                            <w:r>
                              <w:rPr>
                                <w:sz w:val="44"/>
                                <w:szCs w:val="44"/>
                                <w:lang w:val="fi-FI"/>
                              </w:rPr>
                              <w:t xml:space="preserve">     </w:t>
                            </w:r>
                            <w:r w:rsidRPr="00084B1D">
                              <w:rPr>
                                <w:sz w:val="44"/>
                                <w:szCs w:val="44"/>
                                <w:lang w:val="fi-FI"/>
                              </w:rPr>
                              <w:t>Mega</w:t>
                            </w:r>
                            <w:r>
                              <w:rPr>
                                <w:sz w:val="44"/>
                                <w:szCs w:val="44"/>
                                <w:lang w:val="fi-FI"/>
                              </w:rPr>
                              <w:br/>
                            </w:r>
                            <w:r>
                              <w:rPr>
                                <w:sz w:val="32"/>
                                <w:szCs w:val="32"/>
                                <w:lang w:val="fi-FI"/>
                              </w:rPr>
                              <w:t xml:space="preserve">       (</w:t>
                            </w:r>
                            <w:r w:rsidRPr="002E73A4">
                              <w:rPr>
                                <w:sz w:val="32"/>
                                <w:szCs w:val="32"/>
                                <w:lang w:val="fi-FI"/>
                              </w:rPr>
                              <w:t>Arduino</w:t>
                            </w:r>
                            <w:r>
                              <w:rPr>
                                <w:sz w:val="32"/>
                                <w:szCs w:val="32"/>
                                <w:lang w:val="fi-F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058" style="position:absolute;margin-left:410.5pt;margin-top:-10.2pt;width:105.6pt;height:116pt;z-index:25296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" fillcolor="#e36c0a [2409]" strokecolor="#243f60 [1604]" strokeweight="2pt">
                <v:textbox>
                  <w:txbxContent>
                    <w:p w:rsidR="00283693" w:rsidRPr="00084B1D" w:rsidRDefault="00283693" w:rsidP="00084B1D">
                      <w:pPr>
                        <w:jc w:val="center"/>
                        <w:rPr>
                          <w:sz w:val="44"/>
                          <w:szCs w:val="44"/>
                          <w:lang w:val="fi-FI"/>
                        </w:rPr>
                      </w:pPr>
                      <w:r>
                        <w:rPr>
                          <w:sz w:val="44"/>
                          <w:szCs w:val="44"/>
                          <w:lang w:val="fi-FI"/>
                        </w:rPr>
                        <w:t xml:space="preserve">      </w:t>
                      </w:r>
                      <w:r w:rsidRPr="00084B1D">
                        <w:rPr>
                          <w:sz w:val="44"/>
                          <w:szCs w:val="44"/>
                          <w:lang w:val="fi-FI"/>
                        </w:rPr>
                        <w:t>Nano/</w:t>
                      </w:r>
                      <w:r w:rsidRPr="00084B1D">
                        <w:rPr>
                          <w:sz w:val="44"/>
                          <w:szCs w:val="44"/>
                          <w:lang w:val="fi-FI"/>
                        </w:rPr>
                        <w:br/>
                      </w:r>
                      <w:r>
                        <w:rPr>
                          <w:sz w:val="44"/>
                          <w:szCs w:val="44"/>
                          <w:lang w:val="fi-FI"/>
                        </w:rPr>
                        <w:t xml:space="preserve">     </w:t>
                      </w:r>
                      <w:proofErr w:type="spellStart"/>
                      <w:r w:rsidRPr="00084B1D">
                        <w:rPr>
                          <w:sz w:val="44"/>
                          <w:szCs w:val="44"/>
                          <w:lang w:val="fi-FI"/>
                        </w:rPr>
                        <w:t>Mega</w:t>
                      </w:r>
                      <w:proofErr w:type="spellEnd"/>
                      <w:r>
                        <w:rPr>
                          <w:sz w:val="44"/>
                          <w:szCs w:val="44"/>
                          <w:lang w:val="fi-FI"/>
                        </w:rPr>
                        <w:br/>
                      </w:r>
                      <w:r>
                        <w:rPr>
                          <w:sz w:val="32"/>
                          <w:szCs w:val="32"/>
                          <w:lang w:val="fi-FI"/>
                        </w:rPr>
                        <w:t xml:space="preserve">       (</w:t>
                      </w:r>
                      <w:proofErr w:type="spellStart"/>
                      <w:r w:rsidRPr="002E73A4">
                        <w:rPr>
                          <w:sz w:val="32"/>
                          <w:szCs w:val="32"/>
                          <w:lang w:val="fi-FI"/>
                        </w:rPr>
                        <w:t>Arduino</w:t>
                      </w:r>
                      <w:proofErr w:type="spellEnd"/>
                      <w:r>
                        <w:rPr>
                          <w:sz w:val="32"/>
                          <w:szCs w:val="32"/>
                          <w:lang w:val="fi-FI"/>
                        </w:rPr>
                        <w:t>)</w:t>
                      </w:r>
                    </w:p>
                  </w:txbxContent>
                </v:textbox>
                <w10:wrap anchorx="margin"/>
              </v:rect>
            </w:pict>
          </mc:Fallback>
        </mc:AlternateContent>
      </w:r>
      <w:r w:rsidR="005A65D2">
        <w:rPr>
          <w:rFonts w:ascii="Arial" w:hAnsi="Arial" w:cs="Arial"/>
          <w:noProof/>
          <w:sz w:val="28"/>
          <w:szCs w:val="28"/>
        </w:rPr>
        <mc:AlternateContent>
          <mc:Choice Requires="wps">
            <w:drawing>
              <wp:anchor distT="0" distB="0" distL="114300" distR="114300" simplePos="0" relativeHeight="252963840" behindDoc="0" locked="0" layoutInCell="1" allowOverlap="1">
                <wp:simplePos x="0" y="0"/>
                <wp:positionH relativeFrom="margin">
                  <wp:posOffset>-323850</wp:posOffset>
                </wp:positionH>
                <wp:positionV relativeFrom="paragraph">
                  <wp:posOffset>-17780</wp:posOffset>
                </wp:positionV>
                <wp:extent cx="2255520" cy="1381760"/>
                <wp:effectExtent l="0" t="0" r="11430" b="27940"/>
                <wp:wrapNone/>
                <wp:docPr id="277" name="Rectangle 277"/>
                <wp:cNvGraphicFramePr/>
                <a:graphic xmlns:a="http://schemas.openxmlformats.org/drawingml/2006/main">
                  <a:graphicData uri="http://schemas.microsoft.com/office/word/2010/wordprocessingShape">
                    <wps:wsp>
                      <wps:cNvSpPr/>
                      <wps:spPr>
                        <a:xfrm>
                          <a:off x="0" y="0"/>
                          <a:ext cx="2255520" cy="138176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3693" w:rsidRPr="00D15367" w:rsidRDefault="00283693" w:rsidP="009921B2">
                            <w:pPr>
                              <w:rPr>
                                <w:sz w:val="52"/>
                                <w:szCs w:val="52"/>
                                <w:lang w:val="fi-FI"/>
                              </w:rPr>
                            </w:pPr>
                            <w:r>
                              <w:rPr>
                                <w:sz w:val="52"/>
                                <w:szCs w:val="52"/>
                                <w:lang w:val="fi-FI"/>
                              </w:rPr>
                              <w:t xml:space="preserve">    Signal</w:t>
                            </w:r>
                            <w:r w:rsidRPr="00D15367">
                              <w:rPr>
                                <w:sz w:val="52"/>
                                <w:szCs w:val="52"/>
                                <w:lang w:val="fi-FI"/>
                              </w:rPr>
                              <w:t xml:space="preserve"> </w:t>
                            </w:r>
                            <w:r w:rsidRPr="00D15367">
                              <w:rPr>
                                <w:sz w:val="52"/>
                                <w:szCs w:val="52"/>
                                <w:lang w:val="fi-FI"/>
                              </w:rPr>
                              <w:br/>
                            </w:r>
                            <w:r>
                              <w:rPr>
                                <w:sz w:val="52"/>
                                <w:szCs w:val="52"/>
                                <w:lang w:val="fi-FI"/>
                              </w:rPr>
                              <w:t xml:space="preserve">    </w:t>
                            </w:r>
                            <w:r w:rsidRPr="00D15367">
                              <w:rPr>
                                <w:sz w:val="52"/>
                                <w:szCs w:val="52"/>
                                <w:lang w:val="fi-FI"/>
                              </w:rPr>
                              <w: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059" style="position:absolute;margin-left:-25.5pt;margin-top:-1.4pt;width:177.6pt;height:108.8pt;z-index:25296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" fillcolor="#548dd4 [1951]" strokecolor="#243f60 [1604]" strokeweight="2pt">
                <v:textbox>
                  <w:txbxContent>
                    <w:p w:rsidR="00283693" w:rsidRPr="00D15367" w:rsidRDefault="00283693" w:rsidP="009921B2">
                      <w:pPr>
                        <w:rPr>
                          <w:sz w:val="52"/>
                          <w:szCs w:val="52"/>
                          <w:lang w:val="fi-FI"/>
                        </w:rPr>
                      </w:pPr>
                      <w:r>
                        <w:rPr>
                          <w:sz w:val="52"/>
                          <w:szCs w:val="52"/>
                          <w:lang w:val="fi-FI"/>
                        </w:rPr>
                        <w:t xml:space="preserve">    Signal</w:t>
                      </w:r>
                      <w:r w:rsidRPr="00D15367">
                        <w:rPr>
                          <w:sz w:val="52"/>
                          <w:szCs w:val="52"/>
                          <w:lang w:val="fi-FI"/>
                        </w:rPr>
                        <w:t xml:space="preserve"> </w:t>
                      </w:r>
                      <w:r w:rsidRPr="00D15367">
                        <w:rPr>
                          <w:sz w:val="52"/>
                          <w:szCs w:val="52"/>
                          <w:lang w:val="fi-FI"/>
                        </w:rPr>
                        <w:br/>
                      </w:r>
                      <w:r>
                        <w:rPr>
                          <w:sz w:val="52"/>
                          <w:szCs w:val="52"/>
                          <w:lang w:val="fi-FI"/>
                        </w:rPr>
                        <w:t xml:space="preserve">    </w:t>
                      </w:r>
                      <w:r w:rsidRPr="00D15367">
                        <w:rPr>
                          <w:sz w:val="52"/>
                          <w:szCs w:val="52"/>
                          <w:lang w:val="fi-FI"/>
                        </w:rPr>
                        <w:t>box</w:t>
                      </w:r>
                    </w:p>
                  </w:txbxContent>
                </v:textbox>
                <w10:wrap anchorx="margin"/>
              </v:rect>
            </w:pict>
          </mc:Fallback>
        </mc:AlternateContent>
      </w:r>
      <w:r w:rsidR="00594E93" w:rsidRPr="00594E93">
        <w:rPr>
          <w:noProof/>
        </w:rPr>
        <mc:AlternateContent>
          <mc:Choice Requires="wps">
            <w:drawing>
              <wp:anchor distT="0" distB="0" distL="114300" distR="114300" simplePos="0" relativeHeight="252977152" behindDoc="0" locked="0" layoutInCell="1" allowOverlap="1" wp14:anchorId="0A8327AB" wp14:editId="64956EB6">
                <wp:simplePos x="0" y="0"/>
                <wp:positionH relativeFrom="margin">
                  <wp:posOffset>4352290</wp:posOffset>
                </wp:positionH>
                <wp:positionV relativeFrom="paragraph">
                  <wp:posOffset>191770</wp:posOffset>
                </wp:positionV>
                <wp:extent cx="2184400" cy="934720"/>
                <wp:effectExtent l="0" t="0" r="0" b="0"/>
                <wp:wrapNone/>
                <wp:docPr id="287" name="Rectangle 287"/>
                <wp:cNvGraphicFramePr/>
                <a:graphic xmlns:a="http://schemas.openxmlformats.org/drawingml/2006/main">
                  <a:graphicData uri="http://schemas.microsoft.com/office/word/2010/wordprocessingShape">
                    <wps:wsp>
                      <wps:cNvSpPr/>
                      <wps:spPr>
                        <a:xfrm>
                          <a:off x="0" y="0"/>
                          <a:ext cx="2184400" cy="934720"/>
                        </a:xfrm>
                        <a:prstGeom prst="rect">
                          <a:avLst/>
                        </a:prstGeom>
                        <a:noFill/>
                        <a:ln w="25400" cap="flat" cmpd="sng" algn="ctr">
                          <a:noFill/>
                          <a:prstDash val="solid"/>
                        </a:ln>
                        <a:effectLst/>
                      </wps:spPr>
                      <wps:txbx>
                        <w:txbxContent>
                          <w:p w:rsidR="00283693" w:rsidRPr="00084B1D" w:rsidRDefault="00283693" w:rsidP="00594E93">
                            <w:pPr>
                              <w:jc w:val="center"/>
                              <w:rPr>
                                <w:rFonts w:ascii="Arial" w:hAnsi="Arial" w:cs="Arial"/>
                                <w:b/>
                                <w:color w:val="000000" w:themeColor="text1"/>
                                <w:sz w:val="40"/>
                                <w:szCs w:val="40"/>
                              </w:rPr>
                            </w:pPr>
                            <w:r>
                              <w:rPr>
                                <w:rFonts w:ascii="Arial" w:hAnsi="Arial" w:cs="Arial"/>
                                <w:b/>
                                <w:color w:val="000000" w:themeColor="text1"/>
                                <w:sz w:val="40"/>
                                <w:szCs w:val="40"/>
                                <w:highlight w:val="cyan"/>
                              </w:rPr>
                              <w:t>A4/</w:t>
                            </w:r>
                            <w:r>
                              <w:rPr>
                                <w:rFonts w:ascii="Arial" w:hAnsi="Arial" w:cs="Arial"/>
                                <w:b/>
                                <w:color w:val="000000" w:themeColor="text1"/>
                                <w:sz w:val="40"/>
                                <w:szCs w:val="40"/>
                                <w:highlight w:val="cyan"/>
                              </w:rPr>
                              <w:br/>
                              <w:t>D2</w:t>
                            </w:r>
                            <w:r w:rsidRPr="00084B1D">
                              <w:rPr>
                                <w:rFonts w:ascii="Arial" w:hAnsi="Arial" w:cs="Arial"/>
                                <w:b/>
                                <w:color w:val="000000" w:themeColor="text1"/>
                                <w:sz w:val="40"/>
                                <w:szCs w:val="40"/>
                                <w:highlight w:val="cyan"/>
                                <w:vertAlign w:val="subscript"/>
                              </w:rPr>
                              <w:t xml:space="preserve"> </w:t>
                            </w:r>
                            <w:r w:rsidRPr="00084B1D">
                              <w:rPr>
                                <w:rFonts w:ascii="Arial" w:hAnsi="Arial" w:cs="Arial"/>
                                <w:b/>
                                <w:color w:val="000000" w:themeColor="text1"/>
                                <w:sz w:val="40"/>
                                <w:szCs w:val="40"/>
                                <w:highlight w:val="cyan"/>
                              </w:rPr>
                              <w:t xml:space="preserve"> </w:t>
                            </w:r>
                            <w:r w:rsidRPr="00084B1D">
                              <w:rPr>
                                <w:rFonts w:ascii="Arial" w:hAnsi="Arial" w:cs="Arial"/>
                                <w:b/>
                                <w:color w:val="000000" w:themeColor="text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327AB" id="Rectangle 287" o:spid="_x0000_s1060" style="position:absolute;margin-left:342.7pt;margin-top:15.1pt;width:172pt;height:73.6pt;z-index:25297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" filled="f" stroked="f" strokeweight="2pt">
                <v:textbox>
                  <w:txbxContent>
                    <w:p w:rsidR="00283693" w:rsidRPr="00084B1D" w:rsidRDefault="00283693" w:rsidP="00594E93">
                      <w:pPr>
                        <w:jc w:val="center"/>
                        <w:rPr>
                          <w:rFonts w:ascii="Arial" w:hAnsi="Arial" w:cs="Arial"/>
                          <w:b/>
                          <w:color w:val="000000" w:themeColor="text1"/>
                          <w:sz w:val="40"/>
                          <w:szCs w:val="40"/>
                        </w:rPr>
                      </w:pPr>
                      <w:r>
                        <w:rPr>
                          <w:rFonts w:ascii="Arial" w:hAnsi="Arial" w:cs="Arial"/>
                          <w:b/>
                          <w:color w:val="000000" w:themeColor="text1"/>
                          <w:sz w:val="40"/>
                          <w:szCs w:val="40"/>
                          <w:highlight w:val="cyan"/>
                        </w:rPr>
                        <w:t>A4/</w:t>
                      </w:r>
                      <w:r>
                        <w:rPr>
                          <w:rFonts w:ascii="Arial" w:hAnsi="Arial" w:cs="Arial"/>
                          <w:b/>
                          <w:color w:val="000000" w:themeColor="text1"/>
                          <w:sz w:val="40"/>
                          <w:szCs w:val="40"/>
                          <w:highlight w:val="cyan"/>
                        </w:rPr>
                        <w:br/>
                        <w:t>D2</w:t>
                      </w:r>
                      <w:r w:rsidRPr="00084B1D">
                        <w:rPr>
                          <w:rFonts w:ascii="Arial" w:hAnsi="Arial" w:cs="Arial"/>
                          <w:b/>
                          <w:color w:val="000000" w:themeColor="text1"/>
                          <w:sz w:val="40"/>
                          <w:szCs w:val="40"/>
                          <w:highlight w:val="cyan"/>
                          <w:vertAlign w:val="subscript"/>
                        </w:rPr>
                        <w:t xml:space="preserve"> </w:t>
                      </w:r>
                      <w:r w:rsidRPr="00084B1D">
                        <w:rPr>
                          <w:rFonts w:ascii="Arial" w:hAnsi="Arial" w:cs="Arial"/>
                          <w:b/>
                          <w:color w:val="000000" w:themeColor="text1"/>
                          <w:sz w:val="40"/>
                          <w:szCs w:val="40"/>
                          <w:highlight w:val="cyan"/>
                        </w:rPr>
                        <w:t xml:space="preserve"> </w:t>
                      </w:r>
                      <w:r w:rsidRPr="00084B1D">
                        <w:rPr>
                          <w:rFonts w:ascii="Arial" w:hAnsi="Arial" w:cs="Arial"/>
                          <w:b/>
                          <w:color w:val="000000" w:themeColor="text1"/>
                          <w:sz w:val="40"/>
                          <w:szCs w:val="40"/>
                        </w:rPr>
                        <w:t xml:space="preserve">  </w:t>
                      </w:r>
                    </w:p>
                  </w:txbxContent>
                </v:textbox>
                <w10:wrap anchorx="margin"/>
              </v:rect>
            </w:pict>
          </mc:Fallback>
        </mc:AlternateContent>
      </w:r>
      <w:r w:rsidR="009921B2">
        <w:rPr>
          <w:rFonts w:ascii="Arial" w:hAnsi="Arial" w:cs="Arial"/>
          <w:noProof/>
          <w:sz w:val="28"/>
          <w:szCs w:val="28"/>
        </w:rPr>
        <mc:AlternateContent>
          <mc:Choice Requires="wps">
            <w:drawing>
              <wp:anchor distT="0" distB="0" distL="114300" distR="114300" simplePos="0" relativeHeight="252964864" behindDoc="0" locked="0" layoutInCell="1" allowOverlap="1">
                <wp:simplePos x="0" y="0"/>
                <wp:positionH relativeFrom="column">
                  <wp:posOffset>2388870</wp:posOffset>
                </wp:positionH>
                <wp:positionV relativeFrom="paragraph">
                  <wp:posOffset>59690</wp:posOffset>
                </wp:positionV>
                <wp:extent cx="2316480" cy="1168400"/>
                <wp:effectExtent l="0" t="0" r="26670" b="12700"/>
                <wp:wrapNone/>
                <wp:docPr id="278" name="Rounded Rectangle 278"/>
                <wp:cNvGraphicFramePr/>
                <a:graphic xmlns:a="http://schemas.openxmlformats.org/drawingml/2006/main">
                  <a:graphicData uri="http://schemas.microsoft.com/office/word/2010/wordprocessingShape">
                    <wps:wsp>
                      <wps:cNvSpPr/>
                      <wps:spPr>
                        <a:xfrm>
                          <a:off x="0" y="0"/>
                          <a:ext cx="2316480" cy="116840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3693" w:rsidRPr="00084B1D" w:rsidRDefault="00283693" w:rsidP="00084B1D">
                            <w:pPr>
                              <w:jc w:val="center"/>
                              <w:rPr>
                                <w:sz w:val="44"/>
                                <w:szCs w:val="44"/>
                                <w:lang w:val="fi-FI"/>
                              </w:rPr>
                            </w:pPr>
                            <w:r w:rsidRPr="00084B1D">
                              <w:rPr>
                                <w:sz w:val="44"/>
                                <w:szCs w:val="44"/>
                                <w:lang w:val="fi-FI"/>
                              </w:rPr>
                              <w:t>Application</w:t>
                            </w:r>
                            <w:r w:rsidRPr="00084B1D">
                              <w:rPr>
                                <w:sz w:val="44"/>
                                <w:szCs w:val="44"/>
                                <w:lang w:val="fi-FI"/>
                              </w:rPr>
                              <w:br/>
                              <w:t>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8" o:spid="_x0000_s1061" style="position:absolute;margin-left:188.1pt;margin-top:4.7pt;width:182.4pt;height:92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" fillcolor="#76923c [2406]" strokecolor="#243f60 [1604]" strokeweight="2pt">
                <v:textbox>
                  <w:txbxContent>
                    <w:p w:rsidR="00283693" w:rsidRPr="00084B1D" w:rsidRDefault="00283693" w:rsidP="00084B1D">
                      <w:pPr>
                        <w:jc w:val="center"/>
                        <w:rPr>
                          <w:sz w:val="44"/>
                          <w:szCs w:val="44"/>
                          <w:lang w:val="fi-FI"/>
                        </w:rPr>
                      </w:pPr>
                      <w:r w:rsidRPr="00084B1D">
                        <w:rPr>
                          <w:sz w:val="44"/>
                          <w:szCs w:val="44"/>
                          <w:lang w:val="fi-FI"/>
                        </w:rPr>
                        <w:t>Application</w:t>
                      </w:r>
                      <w:r w:rsidRPr="00084B1D">
                        <w:rPr>
                          <w:sz w:val="44"/>
                          <w:szCs w:val="44"/>
                          <w:lang w:val="fi-FI"/>
                        </w:rPr>
                        <w:br/>
                        <w:t>circuit</w:t>
                      </w:r>
                    </w:p>
                  </w:txbxContent>
                </v:textbox>
              </v:roundrect>
            </w:pict>
          </mc:Fallback>
        </mc:AlternateContent>
      </w:r>
      <w:r w:rsidR="009921B2" w:rsidRPr="00084B1D">
        <w:rPr>
          <w:noProof/>
        </w:rPr>
        <mc:AlternateContent>
          <mc:Choice Requires="wps">
            <w:drawing>
              <wp:anchor distT="0" distB="0" distL="114300" distR="114300" simplePos="0" relativeHeight="252971008" behindDoc="0" locked="0" layoutInCell="1" allowOverlap="1" wp14:anchorId="040A2A0A" wp14:editId="14FB6B98">
                <wp:simplePos x="0" y="0"/>
                <wp:positionH relativeFrom="column">
                  <wp:posOffset>2277110</wp:posOffset>
                </wp:positionH>
                <wp:positionV relativeFrom="paragraph">
                  <wp:posOffset>313690</wp:posOffset>
                </wp:positionV>
                <wp:extent cx="586740" cy="792480"/>
                <wp:effectExtent l="0" t="0" r="0" b="0"/>
                <wp:wrapNone/>
                <wp:docPr id="284" name="Rectangle 284"/>
                <wp:cNvGraphicFramePr/>
                <a:graphic xmlns:a="http://schemas.openxmlformats.org/drawingml/2006/main">
                  <a:graphicData uri="http://schemas.microsoft.com/office/word/2010/wordprocessingShape">
                    <wps:wsp>
                      <wps:cNvSpPr/>
                      <wps:spPr>
                        <a:xfrm>
                          <a:off x="0" y="0"/>
                          <a:ext cx="586740" cy="792480"/>
                        </a:xfrm>
                        <a:prstGeom prst="rect">
                          <a:avLst/>
                        </a:prstGeom>
                        <a:noFill/>
                        <a:ln w="25400" cap="flat" cmpd="sng" algn="ctr">
                          <a:noFill/>
                          <a:prstDash val="solid"/>
                        </a:ln>
                        <a:effectLst/>
                      </wps:spPr>
                      <wps:txbx>
                        <w:txbxContent>
                          <w:p w:rsidR="00283693" w:rsidRPr="00084B1D" w:rsidRDefault="00283693" w:rsidP="00084B1D">
                            <w:pPr>
                              <w:jc w:val="center"/>
                              <w:rPr>
                                <w:rFonts w:ascii="Arial" w:hAnsi="Arial" w:cs="Arial"/>
                                <w:b/>
                                <w:color w:val="000000" w:themeColor="text1"/>
                                <w:sz w:val="40"/>
                                <w:szCs w:val="40"/>
                              </w:rPr>
                            </w:pPr>
                            <w:r>
                              <w:rPr>
                                <w:rFonts w:ascii="Arial" w:hAnsi="Arial" w:cs="Arial"/>
                                <w:b/>
                                <w:color w:val="000000" w:themeColor="text1"/>
                                <w:highlight w:val="cyan"/>
                              </w:rPr>
                              <w:t xml:space="preserve"> </w:t>
                            </w:r>
                            <w:r w:rsidRPr="00084B1D">
                              <w:rPr>
                                <w:rFonts w:ascii="Arial" w:hAnsi="Arial" w:cs="Arial"/>
                                <w:b/>
                                <w:color w:val="000000" w:themeColor="text1"/>
                                <w:sz w:val="40"/>
                                <w:szCs w:val="40"/>
                                <w:highlight w:val="cyan"/>
                              </w:rPr>
                              <w:t>U</w:t>
                            </w:r>
                            <w:r w:rsidRPr="00084B1D">
                              <w:rPr>
                                <w:rFonts w:ascii="Arial" w:hAnsi="Arial" w:cs="Arial"/>
                                <w:b/>
                                <w:color w:val="000000" w:themeColor="text1"/>
                                <w:sz w:val="40"/>
                                <w:szCs w:val="40"/>
                                <w:highlight w:val="cyan"/>
                                <w:vertAlign w:val="subscript"/>
                              </w:rPr>
                              <w:t xml:space="preserve">IN </w:t>
                            </w:r>
                            <w:r w:rsidRPr="00084B1D">
                              <w:rPr>
                                <w:rFonts w:ascii="Arial" w:hAnsi="Arial" w:cs="Arial"/>
                                <w:b/>
                                <w:color w:val="000000" w:themeColor="text1"/>
                                <w:sz w:val="40"/>
                                <w:szCs w:val="40"/>
                                <w:highlight w:val="cyan"/>
                              </w:rPr>
                              <w:t xml:space="preserve"> </w:t>
                            </w:r>
                            <w:r w:rsidRPr="00084B1D">
                              <w:rPr>
                                <w:rFonts w:ascii="Arial" w:hAnsi="Arial" w:cs="Arial"/>
                                <w:b/>
                                <w:color w:val="000000" w:themeColor="text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A2A0A" id="Rectangle 284" o:spid="_x0000_s1062" style="position:absolute;margin-left:179.3pt;margin-top:24.7pt;width:46.2pt;height:62.4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" filled="f" stroked="f" strokeweight="2pt">
                <v:textbox>
                  <w:txbxContent>
                    <w:p w:rsidR="00283693" w:rsidRPr="00084B1D" w:rsidRDefault="00283693" w:rsidP="00084B1D">
                      <w:pPr>
                        <w:jc w:val="center"/>
                        <w:rPr>
                          <w:rFonts w:ascii="Arial" w:hAnsi="Arial" w:cs="Arial"/>
                          <w:b/>
                          <w:color w:val="000000" w:themeColor="text1"/>
                          <w:sz w:val="40"/>
                          <w:szCs w:val="40"/>
                        </w:rPr>
                      </w:pPr>
                      <w:r>
                        <w:rPr>
                          <w:rFonts w:ascii="Arial" w:hAnsi="Arial" w:cs="Arial"/>
                          <w:b/>
                          <w:color w:val="000000" w:themeColor="text1"/>
                          <w:highlight w:val="cyan"/>
                        </w:rPr>
                        <w:t xml:space="preserve"> </w:t>
                      </w:r>
                      <w:r w:rsidRPr="00084B1D">
                        <w:rPr>
                          <w:rFonts w:ascii="Arial" w:hAnsi="Arial" w:cs="Arial"/>
                          <w:b/>
                          <w:color w:val="000000" w:themeColor="text1"/>
                          <w:sz w:val="40"/>
                          <w:szCs w:val="40"/>
                          <w:highlight w:val="cyan"/>
                        </w:rPr>
                        <w:t>U</w:t>
                      </w:r>
                      <w:r w:rsidRPr="00084B1D">
                        <w:rPr>
                          <w:rFonts w:ascii="Arial" w:hAnsi="Arial" w:cs="Arial"/>
                          <w:b/>
                          <w:color w:val="000000" w:themeColor="text1"/>
                          <w:sz w:val="40"/>
                          <w:szCs w:val="40"/>
                          <w:highlight w:val="cyan"/>
                          <w:vertAlign w:val="subscript"/>
                        </w:rPr>
                        <w:t xml:space="preserve">IN </w:t>
                      </w:r>
                      <w:r w:rsidRPr="00084B1D">
                        <w:rPr>
                          <w:rFonts w:ascii="Arial" w:hAnsi="Arial" w:cs="Arial"/>
                          <w:b/>
                          <w:color w:val="000000" w:themeColor="text1"/>
                          <w:sz w:val="40"/>
                          <w:szCs w:val="40"/>
                          <w:highlight w:val="cyan"/>
                        </w:rPr>
                        <w:t xml:space="preserve"> </w:t>
                      </w:r>
                      <w:r w:rsidRPr="00084B1D">
                        <w:rPr>
                          <w:rFonts w:ascii="Arial" w:hAnsi="Arial" w:cs="Arial"/>
                          <w:b/>
                          <w:color w:val="000000" w:themeColor="text1"/>
                          <w:sz w:val="40"/>
                          <w:szCs w:val="40"/>
                        </w:rPr>
                        <w:t xml:space="preserve">  </w:t>
                      </w:r>
                    </w:p>
                  </w:txbxContent>
                </v:textbox>
              </v:rect>
            </w:pict>
          </mc:Fallback>
        </mc:AlternateContent>
      </w:r>
    </w:p>
    <w:p w:rsidR="00D15367" w:rsidRDefault="009921B2" w:rsidP="00531958">
      <w:pP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2966912" behindDoc="0" locked="0" layoutInCell="1" allowOverlap="1">
                <wp:simplePos x="0" y="0"/>
                <wp:positionH relativeFrom="column">
                  <wp:posOffset>1962150</wp:posOffset>
                </wp:positionH>
                <wp:positionV relativeFrom="paragraph">
                  <wp:posOffset>312420</wp:posOffset>
                </wp:positionV>
                <wp:extent cx="426720" cy="45719"/>
                <wp:effectExtent l="0" t="95250" r="0" b="126365"/>
                <wp:wrapNone/>
                <wp:docPr id="282" name="Straight Arrow Connector 282"/>
                <wp:cNvGraphicFramePr/>
                <a:graphic xmlns:a="http://schemas.openxmlformats.org/drawingml/2006/main">
                  <a:graphicData uri="http://schemas.microsoft.com/office/word/2010/wordprocessingShape">
                    <wps:wsp>
                      <wps:cNvCnPr/>
                      <wps:spPr>
                        <a:xfrm>
                          <a:off x="0" y="0"/>
                          <a:ext cx="426720" cy="45719"/>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CF9D20" id="_x0000_t32" coordsize="21600,21600" o:spt="32" o:oned="t" path="m,l21600,21600e" filled="f">
                <v:path arrowok="t" fillok="f" o:connecttype="none"/>
                <o:lock v:ext="edit" shapetype="t"/>
              </v:shapetype>
              <v:shape id="Straight Arrow Connector 282" o:spid="_x0000_s1026" type="#_x0000_t32" style="position:absolute;margin-left:154.5pt;margin-top:24.6pt;width:33.6pt;height:3.6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" strokecolor="#0070c0" strokeweight="4.5pt">
                <v:stroke endarrow="block"/>
              </v:shape>
            </w:pict>
          </mc:Fallback>
        </mc:AlternateContent>
      </w:r>
      <w:r>
        <w:rPr>
          <w:rFonts w:ascii="Arial" w:hAnsi="Arial" w:cs="Arial"/>
          <w:noProof/>
          <w:sz w:val="28"/>
          <w:szCs w:val="28"/>
        </w:rPr>
        <mc:AlternateContent>
          <mc:Choice Requires="wps">
            <w:drawing>
              <wp:anchor distT="0" distB="0" distL="114300" distR="114300" simplePos="0" relativeHeight="252968960" behindDoc="0" locked="0" layoutInCell="1" allowOverlap="1" wp14:anchorId="0EF69794" wp14:editId="2521BE7E">
                <wp:simplePos x="0" y="0"/>
                <wp:positionH relativeFrom="column">
                  <wp:posOffset>4715510</wp:posOffset>
                </wp:positionH>
                <wp:positionV relativeFrom="paragraph">
                  <wp:posOffset>220345</wp:posOffset>
                </wp:positionV>
                <wp:extent cx="518160" cy="66675"/>
                <wp:effectExtent l="0" t="95250" r="0" b="104775"/>
                <wp:wrapNone/>
                <wp:docPr id="283" name="Straight Arrow Connector 283"/>
                <wp:cNvGraphicFramePr/>
                <a:graphic xmlns:a="http://schemas.openxmlformats.org/drawingml/2006/main">
                  <a:graphicData uri="http://schemas.microsoft.com/office/word/2010/wordprocessingShape">
                    <wps:wsp>
                      <wps:cNvCnPr/>
                      <wps:spPr>
                        <a:xfrm flipV="1">
                          <a:off x="0" y="0"/>
                          <a:ext cx="518160" cy="66675"/>
                        </a:xfrm>
                        <a:prstGeom prst="straightConnector1">
                          <a:avLst/>
                        </a:prstGeom>
                        <a:noFill/>
                        <a:ln w="57150" cap="flat" cmpd="sng" algn="ctr">
                          <a:solidFill>
                            <a:srgbClr val="0070C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E0A05F" id="Straight Arrow Connector 283" o:spid="_x0000_s1026" type="#_x0000_t32" style="position:absolute;margin-left:371.3pt;margin-top:17.35pt;width:40.8pt;height:5.25pt;flip:y;z-index:2529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" strokecolor="#0070c0" strokeweight="4.5pt">
                <v:stroke endarrow="block"/>
              </v:shape>
            </w:pict>
          </mc:Fallback>
        </mc:AlternateContent>
      </w:r>
      <w:r w:rsidRPr="00084B1D">
        <w:rPr>
          <w:noProof/>
        </w:rPr>
        <mc:AlternateContent>
          <mc:Choice Requires="wps">
            <w:drawing>
              <wp:anchor distT="0" distB="0" distL="114300" distR="114300" simplePos="0" relativeHeight="252973056" behindDoc="0" locked="0" layoutInCell="1" allowOverlap="1" wp14:anchorId="7E7E47B4" wp14:editId="4D91B0F6">
                <wp:simplePos x="0" y="0"/>
                <wp:positionH relativeFrom="column">
                  <wp:posOffset>4034790</wp:posOffset>
                </wp:positionH>
                <wp:positionV relativeFrom="paragraph">
                  <wp:posOffset>12700</wp:posOffset>
                </wp:positionV>
                <wp:extent cx="802640" cy="792480"/>
                <wp:effectExtent l="0" t="0" r="0" b="0"/>
                <wp:wrapNone/>
                <wp:docPr id="285" name="Rectangle 285"/>
                <wp:cNvGraphicFramePr/>
                <a:graphic xmlns:a="http://schemas.openxmlformats.org/drawingml/2006/main">
                  <a:graphicData uri="http://schemas.microsoft.com/office/word/2010/wordprocessingShape">
                    <wps:wsp>
                      <wps:cNvSpPr/>
                      <wps:spPr>
                        <a:xfrm>
                          <a:off x="0" y="0"/>
                          <a:ext cx="802640" cy="792480"/>
                        </a:xfrm>
                        <a:prstGeom prst="rect">
                          <a:avLst/>
                        </a:prstGeom>
                        <a:noFill/>
                        <a:ln w="25400" cap="flat" cmpd="sng" algn="ctr">
                          <a:noFill/>
                          <a:prstDash val="solid"/>
                        </a:ln>
                        <a:effectLst/>
                      </wps:spPr>
                      <wps:txbx>
                        <w:txbxContent>
                          <w:p w:rsidR="00283693" w:rsidRPr="00084B1D" w:rsidRDefault="00283693" w:rsidP="00084B1D">
                            <w:pPr>
                              <w:jc w:val="center"/>
                              <w:rPr>
                                <w:rFonts w:ascii="Arial" w:hAnsi="Arial" w:cs="Arial"/>
                                <w:b/>
                                <w:color w:val="000000" w:themeColor="text1"/>
                                <w:sz w:val="40"/>
                                <w:szCs w:val="40"/>
                              </w:rPr>
                            </w:pPr>
                            <w:r>
                              <w:rPr>
                                <w:rFonts w:ascii="Arial" w:hAnsi="Arial" w:cs="Arial"/>
                                <w:b/>
                                <w:color w:val="000000" w:themeColor="text1"/>
                                <w:highlight w:val="cyan"/>
                              </w:rPr>
                              <w:t xml:space="preserve"> </w:t>
                            </w:r>
                            <w:r w:rsidRPr="00084B1D">
                              <w:rPr>
                                <w:rFonts w:ascii="Arial" w:hAnsi="Arial" w:cs="Arial"/>
                                <w:b/>
                                <w:color w:val="000000" w:themeColor="text1"/>
                                <w:sz w:val="40"/>
                                <w:szCs w:val="40"/>
                                <w:highlight w:val="cyan"/>
                              </w:rPr>
                              <w:t>U</w:t>
                            </w:r>
                            <w:r>
                              <w:rPr>
                                <w:rFonts w:ascii="Arial" w:hAnsi="Arial" w:cs="Arial"/>
                                <w:b/>
                                <w:color w:val="000000" w:themeColor="text1"/>
                                <w:sz w:val="40"/>
                                <w:szCs w:val="40"/>
                                <w:highlight w:val="cyan"/>
                                <w:vertAlign w:val="subscript"/>
                              </w:rPr>
                              <w:t>OUT</w:t>
                            </w:r>
                            <w:r w:rsidRPr="00084B1D">
                              <w:rPr>
                                <w:rFonts w:ascii="Arial" w:hAnsi="Arial" w:cs="Arial"/>
                                <w:b/>
                                <w:color w:val="000000" w:themeColor="text1"/>
                                <w:sz w:val="40"/>
                                <w:szCs w:val="40"/>
                                <w:highlight w:val="cyan"/>
                                <w:vertAlign w:val="subscript"/>
                              </w:rPr>
                              <w:t xml:space="preserve"> </w:t>
                            </w:r>
                            <w:r w:rsidRPr="00084B1D">
                              <w:rPr>
                                <w:rFonts w:ascii="Arial" w:hAnsi="Arial" w:cs="Arial"/>
                                <w:b/>
                                <w:color w:val="000000" w:themeColor="text1"/>
                                <w:sz w:val="40"/>
                                <w:szCs w:val="40"/>
                                <w:highlight w:val="cyan"/>
                              </w:rPr>
                              <w:t xml:space="preserve"> </w:t>
                            </w:r>
                            <w:r w:rsidRPr="00084B1D">
                              <w:rPr>
                                <w:rFonts w:ascii="Arial" w:hAnsi="Arial" w:cs="Arial"/>
                                <w:b/>
                                <w:color w:val="000000" w:themeColor="text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E47B4" id="Rectangle 285" o:spid="_x0000_s1063" style="position:absolute;margin-left:317.7pt;margin-top:1pt;width:63.2pt;height:62.4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" filled="f" stroked="f" strokeweight="2pt">
                <v:textbox>
                  <w:txbxContent>
                    <w:p w:rsidR="00283693" w:rsidRPr="00084B1D" w:rsidRDefault="00283693" w:rsidP="00084B1D">
                      <w:pPr>
                        <w:jc w:val="center"/>
                        <w:rPr>
                          <w:rFonts w:ascii="Arial" w:hAnsi="Arial" w:cs="Arial"/>
                          <w:b/>
                          <w:color w:val="000000" w:themeColor="text1"/>
                          <w:sz w:val="40"/>
                          <w:szCs w:val="40"/>
                        </w:rPr>
                      </w:pPr>
                      <w:r>
                        <w:rPr>
                          <w:rFonts w:ascii="Arial" w:hAnsi="Arial" w:cs="Arial"/>
                          <w:b/>
                          <w:color w:val="000000" w:themeColor="text1"/>
                          <w:highlight w:val="cyan"/>
                        </w:rPr>
                        <w:t xml:space="preserve"> </w:t>
                      </w:r>
                      <w:r w:rsidRPr="00084B1D">
                        <w:rPr>
                          <w:rFonts w:ascii="Arial" w:hAnsi="Arial" w:cs="Arial"/>
                          <w:b/>
                          <w:color w:val="000000" w:themeColor="text1"/>
                          <w:sz w:val="40"/>
                          <w:szCs w:val="40"/>
                          <w:highlight w:val="cyan"/>
                        </w:rPr>
                        <w:t>U</w:t>
                      </w:r>
                      <w:r>
                        <w:rPr>
                          <w:rFonts w:ascii="Arial" w:hAnsi="Arial" w:cs="Arial"/>
                          <w:b/>
                          <w:color w:val="000000" w:themeColor="text1"/>
                          <w:sz w:val="40"/>
                          <w:szCs w:val="40"/>
                          <w:highlight w:val="cyan"/>
                          <w:vertAlign w:val="subscript"/>
                        </w:rPr>
                        <w:t>OUT</w:t>
                      </w:r>
                      <w:r w:rsidRPr="00084B1D">
                        <w:rPr>
                          <w:rFonts w:ascii="Arial" w:hAnsi="Arial" w:cs="Arial"/>
                          <w:b/>
                          <w:color w:val="000000" w:themeColor="text1"/>
                          <w:sz w:val="40"/>
                          <w:szCs w:val="40"/>
                          <w:highlight w:val="cyan"/>
                          <w:vertAlign w:val="subscript"/>
                        </w:rPr>
                        <w:t xml:space="preserve"> </w:t>
                      </w:r>
                      <w:r w:rsidRPr="00084B1D">
                        <w:rPr>
                          <w:rFonts w:ascii="Arial" w:hAnsi="Arial" w:cs="Arial"/>
                          <w:b/>
                          <w:color w:val="000000" w:themeColor="text1"/>
                          <w:sz w:val="40"/>
                          <w:szCs w:val="40"/>
                          <w:highlight w:val="cyan"/>
                        </w:rPr>
                        <w:t xml:space="preserve"> </w:t>
                      </w:r>
                      <w:r w:rsidRPr="00084B1D">
                        <w:rPr>
                          <w:rFonts w:ascii="Arial" w:hAnsi="Arial" w:cs="Arial"/>
                          <w:b/>
                          <w:color w:val="000000" w:themeColor="text1"/>
                          <w:sz w:val="40"/>
                          <w:szCs w:val="40"/>
                        </w:rPr>
                        <w:t xml:space="preserve">  </w:t>
                      </w:r>
                    </w:p>
                  </w:txbxContent>
                </v:textbox>
              </v:rect>
            </w:pict>
          </mc:Fallback>
        </mc:AlternateContent>
      </w:r>
      <w:r w:rsidR="00D15367">
        <w:rPr>
          <w:rFonts w:ascii="Arial" w:hAnsi="Arial" w:cs="Arial"/>
          <w:sz w:val="28"/>
          <w:szCs w:val="28"/>
        </w:rPr>
        <w:t xml:space="preserve"> </w:t>
      </w:r>
    </w:p>
    <w:p w:rsidR="00D15367" w:rsidRDefault="00D15367" w:rsidP="00531958">
      <w:pPr>
        <w:rPr>
          <w:rFonts w:ascii="Arial" w:hAnsi="Arial" w:cs="Arial"/>
          <w:sz w:val="28"/>
          <w:szCs w:val="28"/>
        </w:rPr>
      </w:pPr>
    </w:p>
    <w:p w:rsidR="00084B1D" w:rsidRDefault="00084B1D" w:rsidP="00531958">
      <w:pPr>
        <w:rPr>
          <w:rFonts w:ascii="Arial" w:hAnsi="Arial" w:cs="Arial"/>
          <w:sz w:val="28"/>
          <w:szCs w:val="28"/>
        </w:rPr>
      </w:pPr>
    </w:p>
    <w:p w:rsidR="005A65D2" w:rsidRDefault="005A65D2" w:rsidP="00531958">
      <w:pPr>
        <w:rPr>
          <w:rFonts w:ascii="Arial" w:hAnsi="Arial" w:cs="Arial"/>
          <w:sz w:val="28"/>
          <w:szCs w:val="28"/>
        </w:rPr>
      </w:pPr>
    </w:p>
    <w:p w:rsidR="00084B1D" w:rsidRDefault="00084B1D" w:rsidP="00531958">
      <w:pPr>
        <w:rPr>
          <w:rFonts w:ascii="Arial" w:hAnsi="Arial" w:cs="Arial"/>
          <w:sz w:val="28"/>
          <w:szCs w:val="28"/>
        </w:rPr>
      </w:pPr>
      <w:r>
        <w:rPr>
          <w:rFonts w:ascii="Arial" w:hAnsi="Arial" w:cs="Arial"/>
          <w:sz w:val="28"/>
          <w:szCs w:val="28"/>
        </w:rPr>
        <w:t>Your project team is responsible</w:t>
      </w:r>
      <w:r w:rsidR="00A35DD2">
        <w:rPr>
          <w:rFonts w:ascii="Arial" w:hAnsi="Arial" w:cs="Arial"/>
          <w:sz w:val="28"/>
          <w:szCs w:val="28"/>
        </w:rPr>
        <w:t xml:space="preserve"> to design the application circuit and implement it. One team is responsible of one signal. Verification against the requirements is required. Team is responsible to produce all relevant documentation during the project life time.  </w:t>
      </w:r>
      <w:r>
        <w:rPr>
          <w:rFonts w:ascii="Arial" w:hAnsi="Arial" w:cs="Arial"/>
          <w:sz w:val="28"/>
          <w:szCs w:val="28"/>
        </w:rPr>
        <w:t xml:space="preserve"> </w:t>
      </w:r>
    </w:p>
    <w:p w:rsidR="00084B1D" w:rsidRDefault="001D73A1" w:rsidP="00531958">
      <w:pPr>
        <w:rPr>
          <w:rFonts w:ascii="Arial" w:hAnsi="Arial" w:cs="Arial"/>
          <w:sz w:val="28"/>
          <w:szCs w:val="28"/>
        </w:rPr>
      </w:pPr>
      <w:r>
        <w:rPr>
          <w:rFonts w:ascii="Arial" w:hAnsi="Arial" w:cs="Arial"/>
          <w:sz w:val="28"/>
          <w:szCs w:val="28"/>
        </w:rPr>
        <w:t>Application circuit is converting the signal from signal box to be suitable for Arduino input. The required functionality of application circuit is descripted in this document. Each signal has signal specific requirements and common requirements of signal type (analog/ digital).</w:t>
      </w:r>
    </w:p>
    <w:p w:rsidR="001D73A1" w:rsidRDefault="001D73A1" w:rsidP="00531958">
      <w:pPr>
        <w:rPr>
          <w:rFonts w:ascii="Arial" w:hAnsi="Arial" w:cs="Arial"/>
          <w:sz w:val="28"/>
          <w:szCs w:val="28"/>
        </w:rPr>
      </w:pPr>
      <w:r>
        <w:rPr>
          <w:rFonts w:ascii="Arial" w:hAnsi="Arial" w:cs="Arial"/>
          <w:sz w:val="28"/>
          <w:szCs w:val="28"/>
        </w:rPr>
        <w:t>For Arduino Analog signal is fed to A4 pin and digital signal is fed to D2 pin.</w:t>
      </w:r>
    </w:p>
    <w:p w:rsidR="001D73A1" w:rsidRDefault="001D73A1" w:rsidP="00531958">
      <w:pPr>
        <w:rPr>
          <w:rFonts w:ascii="Arial" w:hAnsi="Arial" w:cs="Arial"/>
          <w:sz w:val="28"/>
          <w:szCs w:val="28"/>
        </w:rPr>
      </w:pPr>
      <w:r>
        <w:rPr>
          <w:rFonts w:ascii="Arial" w:hAnsi="Arial" w:cs="Arial"/>
          <w:sz w:val="28"/>
          <w:szCs w:val="28"/>
        </w:rPr>
        <w:t xml:space="preserve">A4 is used as analog input pin and D2 as digital input pin. </w:t>
      </w:r>
    </w:p>
    <w:p w:rsidR="00511657" w:rsidRDefault="00511657" w:rsidP="00531958">
      <w:pPr>
        <w:rPr>
          <w:rFonts w:ascii="Arial" w:hAnsi="Arial" w:cs="Arial"/>
          <w:sz w:val="28"/>
          <w:szCs w:val="28"/>
        </w:rPr>
      </w:pPr>
      <w:r>
        <w:rPr>
          <w:rFonts w:ascii="Arial" w:hAnsi="Arial" w:cs="Arial"/>
          <w:sz w:val="28"/>
          <w:szCs w:val="28"/>
        </w:rPr>
        <w:t>Air pressure sensor is using A4,A5 pins in Arduino.</w:t>
      </w:r>
    </w:p>
    <w:p w:rsidR="001D73A1" w:rsidRDefault="001D73A1" w:rsidP="00531958">
      <w:pPr>
        <w:rPr>
          <w:rFonts w:ascii="Arial" w:hAnsi="Arial" w:cs="Arial"/>
          <w:sz w:val="28"/>
          <w:szCs w:val="28"/>
        </w:rPr>
      </w:pPr>
      <w:r>
        <w:rPr>
          <w:rFonts w:ascii="Arial" w:hAnsi="Arial" w:cs="Arial"/>
          <w:sz w:val="28"/>
          <w:szCs w:val="28"/>
        </w:rPr>
        <w:t>Digital input signal has logical one “1” level (4.0V - 5.0V) and logical zero “0” level (0.0V -  0.5V).</w:t>
      </w:r>
    </w:p>
    <w:p w:rsidR="001D73A1" w:rsidRDefault="001D73A1" w:rsidP="00531958">
      <w:pPr>
        <w:rPr>
          <w:rFonts w:ascii="Arial" w:hAnsi="Arial" w:cs="Arial"/>
          <w:sz w:val="28"/>
          <w:szCs w:val="28"/>
        </w:rPr>
      </w:pPr>
      <w:r>
        <w:rPr>
          <w:rFonts w:ascii="Arial" w:hAnsi="Arial" w:cs="Arial"/>
          <w:sz w:val="28"/>
          <w:szCs w:val="28"/>
        </w:rPr>
        <w:t>Analog input signal level can be from 0.0V to 5.0V.</w:t>
      </w:r>
      <w:r w:rsidR="002E73A4">
        <w:rPr>
          <w:rFonts w:ascii="Arial" w:hAnsi="Arial" w:cs="Arial"/>
          <w:sz w:val="28"/>
          <w:szCs w:val="28"/>
        </w:rPr>
        <w:t xml:space="preserve"> Analog input signal is converted to numeric form by 10bit A/D converter. 0.0V equal number 0 and 5.0V equal number 1023.</w:t>
      </w:r>
    </w:p>
    <w:p w:rsidR="005A65D2" w:rsidRPr="001F0358" w:rsidRDefault="00594E93" w:rsidP="00531958">
      <w:pPr>
        <w:rPr>
          <w:rFonts w:ascii="Arial" w:hAnsi="Arial" w:cs="Arial"/>
          <w:sz w:val="28"/>
          <w:szCs w:val="28"/>
          <w:rPrChange w:id="9" w:author="Esa Kunnari" w:date="2017-01-11T08:20:00Z">
            <w:rPr>
              <w:rFonts w:ascii="Arial" w:hAnsi="Arial" w:cs="Arial"/>
              <w:sz w:val="28"/>
              <w:szCs w:val="28"/>
              <w:u w:val="single"/>
            </w:rPr>
          </w:rPrChange>
        </w:rPr>
      </w:pPr>
      <w:r>
        <w:rPr>
          <w:rFonts w:ascii="Arial" w:hAnsi="Arial" w:cs="Arial"/>
          <w:sz w:val="28"/>
          <w:szCs w:val="28"/>
        </w:rPr>
        <w:lastRenderedPageBreak/>
        <w:t>All needed modules (</w:t>
      </w:r>
      <w:r w:rsidRPr="003F6B9E">
        <w:rPr>
          <w:rFonts w:ascii="Arial" w:hAnsi="Arial" w:cs="Arial"/>
          <w:sz w:val="28"/>
          <w:szCs w:val="28"/>
        </w:rPr>
        <w:t>Arduino Nano</w:t>
      </w:r>
      <w:r>
        <w:rPr>
          <w:rFonts w:ascii="Arial" w:hAnsi="Arial" w:cs="Arial"/>
          <w:sz w:val="28"/>
          <w:szCs w:val="28"/>
        </w:rPr>
        <w:t>/Mega</w:t>
      </w:r>
      <w:r w:rsidRPr="003F6B9E">
        <w:rPr>
          <w:rFonts w:ascii="Arial" w:hAnsi="Arial" w:cs="Arial"/>
          <w:sz w:val="28"/>
          <w:szCs w:val="28"/>
        </w:rPr>
        <w:t>, LCD-</w:t>
      </w:r>
      <w:r>
        <w:rPr>
          <w:rFonts w:ascii="Arial" w:hAnsi="Arial" w:cs="Arial"/>
          <w:sz w:val="28"/>
          <w:szCs w:val="28"/>
        </w:rPr>
        <w:t>display</w:t>
      </w:r>
      <w:r w:rsidRPr="003F6B9E">
        <w:rPr>
          <w:rFonts w:ascii="Arial" w:hAnsi="Arial" w:cs="Arial"/>
          <w:sz w:val="28"/>
          <w:szCs w:val="28"/>
        </w:rPr>
        <w:t>, Ethernet modu</w:t>
      </w:r>
      <w:r>
        <w:rPr>
          <w:rFonts w:ascii="Arial" w:hAnsi="Arial" w:cs="Arial"/>
          <w:sz w:val="28"/>
          <w:szCs w:val="28"/>
        </w:rPr>
        <w:t>le</w:t>
      </w:r>
      <w:r w:rsidRPr="003F6B9E">
        <w:rPr>
          <w:rFonts w:ascii="Arial" w:hAnsi="Arial" w:cs="Arial"/>
          <w:sz w:val="28"/>
          <w:szCs w:val="28"/>
        </w:rPr>
        <w:t xml:space="preserve">, </w:t>
      </w:r>
      <w:r>
        <w:rPr>
          <w:rFonts w:ascii="Arial" w:hAnsi="Arial" w:cs="Arial"/>
          <w:sz w:val="28"/>
          <w:szCs w:val="28"/>
        </w:rPr>
        <w:t>Keyboard</w:t>
      </w:r>
      <w:r w:rsidRPr="003F6B9E">
        <w:rPr>
          <w:rFonts w:ascii="Arial" w:hAnsi="Arial" w:cs="Arial"/>
          <w:sz w:val="28"/>
          <w:szCs w:val="28"/>
        </w:rPr>
        <w:t>, Regul</w:t>
      </w:r>
      <w:r w:rsidR="005A65D2">
        <w:rPr>
          <w:rFonts w:ascii="Arial" w:hAnsi="Arial" w:cs="Arial"/>
          <w:sz w:val="28"/>
          <w:szCs w:val="28"/>
        </w:rPr>
        <w:t>at</w:t>
      </w:r>
      <w:r>
        <w:rPr>
          <w:rFonts w:ascii="Arial" w:hAnsi="Arial" w:cs="Arial"/>
          <w:sz w:val="28"/>
          <w:szCs w:val="28"/>
        </w:rPr>
        <w:t>or</w:t>
      </w:r>
      <w:r w:rsidRPr="003F6B9E">
        <w:rPr>
          <w:rFonts w:ascii="Arial" w:hAnsi="Arial" w:cs="Arial"/>
          <w:sz w:val="28"/>
          <w:szCs w:val="28"/>
        </w:rPr>
        <w:t xml:space="preserve">) </w:t>
      </w:r>
      <w:r>
        <w:rPr>
          <w:rFonts w:ascii="Arial" w:hAnsi="Arial" w:cs="Arial"/>
          <w:sz w:val="28"/>
          <w:szCs w:val="28"/>
        </w:rPr>
        <w:t xml:space="preserve">are installed to board. </w:t>
      </w:r>
      <w:r w:rsidR="0095128D" w:rsidRPr="003F6B9E">
        <w:rPr>
          <w:rFonts w:ascii="Arial" w:hAnsi="Arial" w:cs="Arial"/>
          <w:sz w:val="28"/>
          <w:szCs w:val="28"/>
        </w:rPr>
        <w:t xml:space="preserve"> </w:t>
      </w:r>
      <w:r>
        <w:rPr>
          <w:rFonts w:ascii="Arial" w:hAnsi="Arial" w:cs="Arial"/>
          <w:sz w:val="28"/>
          <w:szCs w:val="28"/>
        </w:rPr>
        <w:t xml:space="preserve">Module wiring instructions </w:t>
      </w:r>
      <w:r w:rsidR="005A65D2">
        <w:rPr>
          <w:rFonts w:ascii="Arial" w:hAnsi="Arial" w:cs="Arial"/>
          <w:sz w:val="28"/>
          <w:szCs w:val="28"/>
        </w:rPr>
        <w:t>is given by teacher</w:t>
      </w:r>
      <w:r w:rsidR="0095128D" w:rsidRPr="003F6B9E">
        <w:rPr>
          <w:rFonts w:ascii="Arial" w:hAnsi="Arial" w:cs="Arial"/>
          <w:sz w:val="28"/>
          <w:szCs w:val="28"/>
        </w:rPr>
        <w:t xml:space="preserve">. </w:t>
      </w:r>
      <w:r w:rsidR="005A65D2">
        <w:rPr>
          <w:rFonts w:ascii="Arial" w:hAnsi="Arial" w:cs="Arial"/>
          <w:sz w:val="28"/>
          <w:szCs w:val="28"/>
        </w:rPr>
        <w:t xml:space="preserve">All needed </w:t>
      </w:r>
      <w:del w:id="10" w:author="Esa Kunnari" w:date="2017-01-11T08:20:00Z">
        <w:r w:rsidR="005A65D2" w:rsidDel="001F0358">
          <w:rPr>
            <w:rFonts w:ascii="Arial" w:hAnsi="Arial" w:cs="Arial"/>
            <w:sz w:val="28"/>
            <w:szCs w:val="28"/>
          </w:rPr>
          <w:delText xml:space="preserve">sw </w:delText>
        </w:r>
      </w:del>
      <w:ins w:id="11" w:author="Esa Kunnari" w:date="2017-01-11T08:20:00Z">
        <w:r w:rsidR="001F0358">
          <w:rPr>
            <w:rFonts w:ascii="Arial" w:hAnsi="Arial" w:cs="Arial"/>
            <w:sz w:val="28"/>
            <w:szCs w:val="28"/>
          </w:rPr>
          <w:t>software</w:t>
        </w:r>
      </w:ins>
      <w:ins w:id="12" w:author="Esa Kunnari" w:date="2017-01-11T08:24:00Z">
        <w:r w:rsidR="001F0358">
          <w:rPr>
            <w:rFonts w:ascii="Arial" w:hAnsi="Arial" w:cs="Arial"/>
            <w:sz w:val="28"/>
            <w:szCs w:val="28"/>
          </w:rPr>
          <w:t xml:space="preserve"> (SW)</w:t>
        </w:r>
      </w:ins>
      <w:ins w:id="13" w:author="Esa Kunnari" w:date="2017-01-11T08:20:00Z">
        <w:r w:rsidR="001F0358">
          <w:rPr>
            <w:rFonts w:ascii="Arial" w:hAnsi="Arial" w:cs="Arial"/>
            <w:sz w:val="28"/>
            <w:szCs w:val="28"/>
          </w:rPr>
          <w:t xml:space="preserve"> </w:t>
        </w:r>
      </w:ins>
      <w:r w:rsidR="005A65D2">
        <w:rPr>
          <w:rFonts w:ascii="Arial" w:hAnsi="Arial" w:cs="Arial"/>
          <w:sz w:val="28"/>
          <w:szCs w:val="28"/>
        </w:rPr>
        <w:t>to Arduino is given by teacher</w:t>
      </w:r>
      <w:r w:rsidR="005A65D2" w:rsidRPr="005A65D2">
        <w:rPr>
          <w:rFonts w:ascii="Arial" w:hAnsi="Arial" w:cs="Arial"/>
          <w:color w:val="FF0000"/>
          <w:sz w:val="28"/>
          <w:szCs w:val="28"/>
        </w:rPr>
        <w:t xml:space="preserve">. </w:t>
      </w:r>
    </w:p>
    <w:p w:rsidR="0083449F" w:rsidRPr="003F6B9E" w:rsidRDefault="0083449F" w:rsidP="00531958">
      <w:pPr>
        <w:rPr>
          <w:rFonts w:ascii="Arial" w:hAnsi="Arial" w:cs="Arial"/>
          <w:sz w:val="28"/>
          <w:szCs w:val="28"/>
        </w:rPr>
      </w:pPr>
    </w:p>
    <w:p w:rsidR="00531958" w:rsidRPr="003F6B9E" w:rsidRDefault="00AD7421" w:rsidP="00531958">
      <w:pPr>
        <w:pStyle w:val="Heading2"/>
      </w:pPr>
      <w:bookmarkStart w:id="14" w:name="_Toc471836087"/>
      <w:r w:rsidRPr="003F6B9E">
        <w:t>Available components</w:t>
      </w:r>
      <w:r w:rsidR="00531958" w:rsidRPr="003F6B9E">
        <w:t>:</w:t>
      </w:r>
      <w:bookmarkEnd w:id="14"/>
    </w:p>
    <w:p w:rsidR="00531958" w:rsidRPr="003F6B9E" w:rsidRDefault="00531958" w:rsidP="00531958"/>
    <w:p w:rsidR="00531958" w:rsidRPr="003F6B9E" w:rsidRDefault="00F37F58" w:rsidP="0095128D">
      <w:pPr>
        <w:ind w:left="720"/>
        <w:rPr>
          <w:rFonts w:ascii="Arial" w:hAnsi="Arial" w:cs="Arial"/>
          <w:sz w:val="28"/>
          <w:szCs w:val="28"/>
        </w:rPr>
      </w:pPr>
      <w:r>
        <w:rPr>
          <w:rFonts w:ascii="Arial" w:hAnsi="Arial" w:cs="Arial"/>
          <w:sz w:val="28"/>
          <w:szCs w:val="28"/>
        </w:rPr>
        <w:t>For application circuit the next components are available</w:t>
      </w:r>
      <w:r w:rsidR="00531958" w:rsidRPr="003F6B9E">
        <w:rPr>
          <w:rFonts w:ascii="Arial" w:hAnsi="Arial" w:cs="Arial"/>
          <w:sz w:val="28"/>
          <w:szCs w:val="28"/>
        </w:rPr>
        <w:t>:</w:t>
      </w:r>
    </w:p>
    <w:p w:rsidR="00531958" w:rsidRPr="003F6B9E" w:rsidRDefault="00531958" w:rsidP="0095128D">
      <w:pPr>
        <w:ind w:left="720"/>
        <w:rPr>
          <w:rFonts w:ascii="Arial" w:hAnsi="Arial" w:cs="Arial"/>
          <w:sz w:val="28"/>
          <w:szCs w:val="28"/>
        </w:rPr>
      </w:pPr>
    </w:p>
    <w:p w:rsidR="00531958" w:rsidRPr="003F6B9E" w:rsidRDefault="00531958" w:rsidP="0095128D">
      <w:pPr>
        <w:ind w:left="720"/>
        <w:rPr>
          <w:rFonts w:ascii="Arial" w:hAnsi="Arial" w:cs="Arial"/>
          <w:sz w:val="28"/>
          <w:szCs w:val="28"/>
        </w:rPr>
      </w:pPr>
      <w:r w:rsidRPr="003F6B9E">
        <w:rPr>
          <w:rFonts w:ascii="Arial" w:hAnsi="Arial" w:cs="Arial"/>
          <w:sz w:val="28"/>
          <w:szCs w:val="28"/>
        </w:rPr>
        <w:t>Oper</w:t>
      </w:r>
      <w:r w:rsidR="00F37F58">
        <w:rPr>
          <w:rFonts w:ascii="Arial" w:hAnsi="Arial" w:cs="Arial"/>
          <w:sz w:val="28"/>
          <w:szCs w:val="28"/>
        </w:rPr>
        <w:t>ational amplifier</w:t>
      </w:r>
      <w:r w:rsidRPr="003F6B9E">
        <w:rPr>
          <w:rFonts w:ascii="Arial" w:hAnsi="Arial" w:cs="Arial"/>
          <w:sz w:val="28"/>
          <w:szCs w:val="28"/>
        </w:rPr>
        <w:t xml:space="preserve"> LM358</w:t>
      </w:r>
      <w:r w:rsidR="006B56C5" w:rsidRPr="003F6B9E">
        <w:rPr>
          <w:rFonts w:ascii="Arial" w:hAnsi="Arial" w:cs="Arial"/>
          <w:sz w:val="28"/>
          <w:szCs w:val="28"/>
        </w:rPr>
        <w:t>/LMC66</w:t>
      </w:r>
      <w:r w:rsidR="00650F25" w:rsidRPr="003F6B9E">
        <w:rPr>
          <w:rFonts w:ascii="Arial" w:hAnsi="Arial" w:cs="Arial"/>
          <w:sz w:val="28"/>
          <w:szCs w:val="28"/>
        </w:rPr>
        <w:t>2</w:t>
      </w:r>
      <w:r w:rsidR="006B56C5" w:rsidRPr="003F6B9E">
        <w:rPr>
          <w:rFonts w:ascii="Arial" w:hAnsi="Arial" w:cs="Arial"/>
          <w:sz w:val="28"/>
          <w:szCs w:val="28"/>
        </w:rPr>
        <w:t>A</w:t>
      </w:r>
    </w:p>
    <w:p w:rsidR="00531958" w:rsidRPr="003F6B9E" w:rsidRDefault="00F37F58" w:rsidP="0095128D">
      <w:pPr>
        <w:ind w:left="720"/>
        <w:rPr>
          <w:rFonts w:ascii="Arial" w:hAnsi="Arial" w:cs="Arial"/>
          <w:sz w:val="28"/>
          <w:szCs w:val="28"/>
        </w:rPr>
      </w:pPr>
      <w:r>
        <w:rPr>
          <w:rFonts w:ascii="Arial" w:hAnsi="Arial" w:cs="Arial"/>
          <w:sz w:val="28"/>
          <w:szCs w:val="28"/>
        </w:rPr>
        <w:t>Resistor</w:t>
      </w:r>
      <w:r w:rsidR="00531958" w:rsidRPr="003F6B9E">
        <w:rPr>
          <w:rFonts w:ascii="Arial" w:hAnsi="Arial" w:cs="Arial"/>
          <w:sz w:val="28"/>
          <w:szCs w:val="28"/>
        </w:rPr>
        <w:t xml:space="preserve"> E24 </w:t>
      </w:r>
      <w:r>
        <w:rPr>
          <w:rFonts w:ascii="Arial" w:hAnsi="Arial" w:cs="Arial"/>
          <w:sz w:val="28"/>
          <w:szCs w:val="28"/>
        </w:rPr>
        <w:t>series</w:t>
      </w:r>
      <w:r w:rsidR="00531958" w:rsidRPr="003F6B9E">
        <w:rPr>
          <w:rFonts w:ascii="Arial" w:hAnsi="Arial" w:cs="Arial"/>
          <w:sz w:val="28"/>
          <w:szCs w:val="28"/>
        </w:rPr>
        <w:t xml:space="preserve"> (1R – 4.7M)</w:t>
      </w:r>
    </w:p>
    <w:p w:rsidR="00531958" w:rsidRPr="003F6B9E" w:rsidRDefault="00E11107" w:rsidP="0095128D">
      <w:pPr>
        <w:ind w:left="720"/>
        <w:rPr>
          <w:rFonts w:ascii="Arial" w:hAnsi="Arial" w:cs="Arial"/>
          <w:sz w:val="28"/>
          <w:szCs w:val="28"/>
        </w:rPr>
      </w:pPr>
      <w:r>
        <w:rPr>
          <w:rFonts w:ascii="Arial" w:hAnsi="Arial" w:cs="Arial"/>
          <w:sz w:val="28"/>
          <w:szCs w:val="28"/>
        </w:rPr>
        <w:t>Capacitor</w:t>
      </w:r>
      <w:r w:rsidRPr="003F6B9E">
        <w:rPr>
          <w:rFonts w:ascii="Arial" w:hAnsi="Arial" w:cs="Arial"/>
          <w:sz w:val="28"/>
          <w:szCs w:val="28"/>
        </w:rPr>
        <w:t xml:space="preserve"> (</w:t>
      </w:r>
      <w:r w:rsidR="00531958" w:rsidRPr="003F6B9E">
        <w:rPr>
          <w:rFonts w:ascii="Arial" w:hAnsi="Arial" w:cs="Arial"/>
          <w:sz w:val="28"/>
          <w:szCs w:val="28"/>
        </w:rPr>
        <w:t xml:space="preserve"> 200p</w:t>
      </w:r>
      <w:r>
        <w:rPr>
          <w:rFonts w:ascii="Arial" w:hAnsi="Arial" w:cs="Arial"/>
          <w:sz w:val="28"/>
          <w:szCs w:val="28"/>
        </w:rPr>
        <w:t>F</w:t>
      </w:r>
      <w:r w:rsidR="00531958" w:rsidRPr="003F6B9E">
        <w:rPr>
          <w:rFonts w:ascii="Arial" w:hAnsi="Arial" w:cs="Arial"/>
          <w:sz w:val="28"/>
          <w:szCs w:val="28"/>
        </w:rPr>
        <w:t xml:space="preserve"> – 1000</w:t>
      </w:r>
      <w:r w:rsidR="00161CC6" w:rsidRPr="003F6B9E">
        <w:rPr>
          <w:rFonts w:ascii="Arial" w:hAnsi="Arial" w:cs="Arial"/>
          <w:sz w:val="28"/>
          <w:szCs w:val="28"/>
        </w:rPr>
        <w:t>u</w:t>
      </w:r>
      <w:r w:rsidR="00531958" w:rsidRPr="003F6B9E">
        <w:rPr>
          <w:rFonts w:ascii="Arial" w:hAnsi="Arial" w:cs="Arial"/>
          <w:sz w:val="28"/>
          <w:szCs w:val="28"/>
        </w:rPr>
        <w:t>F)</w:t>
      </w:r>
    </w:p>
    <w:p w:rsidR="00531958" w:rsidRPr="003F6B9E" w:rsidRDefault="00A52AD3" w:rsidP="0095128D">
      <w:pPr>
        <w:ind w:left="720"/>
        <w:rPr>
          <w:rFonts w:ascii="Arial" w:hAnsi="Arial" w:cs="Arial"/>
          <w:sz w:val="28"/>
          <w:szCs w:val="28"/>
        </w:rPr>
      </w:pPr>
      <w:r w:rsidRPr="003F6B9E">
        <w:rPr>
          <w:rFonts w:ascii="Arial" w:hAnsi="Arial" w:cs="Arial"/>
          <w:sz w:val="28"/>
          <w:szCs w:val="28"/>
        </w:rPr>
        <w:t>Transist</w:t>
      </w:r>
      <w:r>
        <w:rPr>
          <w:rFonts w:ascii="Arial" w:hAnsi="Arial" w:cs="Arial"/>
          <w:sz w:val="28"/>
          <w:szCs w:val="28"/>
        </w:rPr>
        <w:t xml:space="preserve">or </w:t>
      </w:r>
      <w:r w:rsidRPr="003F6B9E">
        <w:rPr>
          <w:rFonts w:ascii="Arial" w:hAnsi="Arial" w:cs="Arial"/>
          <w:sz w:val="28"/>
          <w:szCs w:val="28"/>
        </w:rPr>
        <w:t>BC</w:t>
      </w:r>
      <w:r w:rsidR="00531958" w:rsidRPr="003F6B9E">
        <w:rPr>
          <w:rFonts w:ascii="Arial" w:hAnsi="Arial" w:cs="Arial"/>
          <w:sz w:val="28"/>
          <w:szCs w:val="28"/>
        </w:rPr>
        <w:t>547</w:t>
      </w:r>
      <w:r w:rsidR="00F37F58">
        <w:rPr>
          <w:rFonts w:ascii="Arial" w:hAnsi="Arial" w:cs="Arial"/>
          <w:sz w:val="28"/>
          <w:szCs w:val="28"/>
        </w:rPr>
        <w:t xml:space="preserve"> / BC557</w:t>
      </w:r>
    </w:p>
    <w:p w:rsidR="000D58A6" w:rsidRPr="003F6B9E" w:rsidRDefault="000D58A6" w:rsidP="0095128D">
      <w:pPr>
        <w:ind w:left="720"/>
        <w:rPr>
          <w:rFonts w:ascii="Arial" w:hAnsi="Arial" w:cs="Arial"/>
          <w:sz w:val="28"/>
          <w:szCs w:val="28"/>
        </w:rPr>
      </w:pPr>
      <w:r w:rsidRPr="003F6B9E">
        <w:rPr>
          <w:rFonts w:ascii="Arial" w:hAnsi="Arial" w:cs="Arial"/>
          <w:sz w:val="28"/>
          <w:szCs w:val="28"/>
        </w:rPr>
        <w:t xml:space="preserve">Diode 1N4007 </w:t>
      </w:r>
      <w:del w:id="15" w:author="Esa Kunnari" w:date="2017-01-12T13:23:00Z">
        <w:r w:rsidRPr="003F6B9E" w:rsidDel="00EC57CC">
          <w:rPr>
            <w:rFonts w:ascii="Arial" w:hAnsi="Arial" w:cs="Arial"/>
            <w:sz w:val="28"/>
            <w:szCs w:val="28"/>
          </w:rPr>
          <w:delText xml:space="preserve">ja </w:delText>
        </w:r>
      </w:del>
      <w:ins w:id="16" w:author="Esa Kunnari" w:date="2017-01-12T13:23:00Z">
        <w:r w:rsidR="00EC57CC">
          <w:rPr>
            <w:rFonts w:ascii="Arial" w:hAnsi="Arial" w:cs="Arial"/>
            <w:sz w:val="28"/>
            <w:szCs w:val="28"/>
          </w:rPr>
          <w:t>and</w:t>
        </w:r>
        <w:r w:rsidR="00EC57CC" w:rsidRPr="003F6B9E">
          <w:rPr>
            <w:rFonts w:ascii="Arial" w:hAnsi="Arial" w:cs="Arial"/>
            <w:sz w:val="28"/>
            <w:szCs w:val="28"/>
          </w:rPr>
          <w:t xml:space="preserve"> </w:t>
        </w:r>
      </w:ins>
      <w:r w:rsidRPr="003F6B9E">
        <w:rPr>
          <w:rFonts w:ascii="Arial" w:hAnsi="Arial" w:cs="Arial"/>
          <w:sz w:val="28"/>
          <w:szCs w:val="28"/>
        </w:rPr>
        <w:t>zenerdiode</w:t>
      </w:r>
      <w:r w:rsidR="00F37F58">
        <w:rPr>
          <w:rFonts w:ascii="Arial" w:hAnsi="Arial" w:cs="Arial"/>
          <w:sz w:val="28"/>
          <w:szCs w:val="28"/>
        </w:rPr>
        <w:t xml:space="preserve"> </w:t>
      </w:r>
      <w:r w:rsidRPr="003F6B9E">
        <w:rPr>
          <w:rFonts w:ascii="Arial" w:hAnsi="Arial" w:cs="Arial"/>
          <w:sz w:val="28"/>
          <w:szCs w:val="28"/>
        </w:rPr>
        <w:t>5.1V</w:t>
      </w:r>
    </w:p>
    <w:p w:rsidR="00531958" w:rsidRPr="003F6B9E" w:rsidRDefault="00F37F58" w:rsidP="0095128D">
      <w:pPr>
        <w:ind w:left="720"/>
        <w:rPr>
          <w:rFonts w:ascii="Arial" w:hAnsi="Arial" w:cs="Arial"/>
          <w:sz w:val="28"/>
          <w:szCs w:val="28"/>
        </w:rPr>
      </w:pPr>
      <w:r>
        <w:rPr>
          <w:rFonts w:ascii="Arial" w:hAnsi="Arial" w:cs="Arial"/>
          <w:sz w:val="28"/>
          <w:szCs w:val="28"/>
        </w:rPr>
        <w:t>Breadboard</w:t>
      </w:r>
      <w:r w:rsidR="00890AFD" w:rsidRPr="003F6B9E">
        <w:rPr>
          <w:rFonts w:ascii="Arial" w:hAnsi="Arial" w:cs="Arial"/>
          <w:sz w:val="28"/>
          <w:szCs w:val="28"/>
        </w:rPr>
        <w:t xml:space="preserve"> + </w:t>
      </w:r>
      <w:r>
        <w:rPr>
          <w:rFonts w:ascii="Arial" w:hAnsi="Arial" w:cs="Arial"/>
          <w:sz w:val="28"/>
          <w:szCs w:val="28"/>
        </w:rPr>
        <w:t>wires</w:t>
      </w:r>
    </w:p>
    <w:p w:rsidR="0095128D" w:rsidRPr="003F6B9E" w:rsidRDefault="0095128D" w:rsidP="0095128D">
      <w:pPr>
        <w:ind w:left="720"/>
        <w:rPr>
          <w:rFonts w:ascii="Arial" w:hAnsi="Arial" w:cs="Arial"/>
          <w:sz w:val="28"/>
          <w:szCs w:val="28"/>
        </w:rPr>
      </w:pPr>
      <w:r w:rsidRPr="003F6B9E">
        <w:rPr>
          <w:rFonts w:ascii="Arial" w:hAnsi="Arial" w:cs="Arial"/>
          <w:sz w:val="28"/>
          <w:szCs w:val="28"/>
        </w:rPr>
        <w:t>(</w:t>
      </w:r>
      <w:r w:rsidR="00F37F58">
        <w:rPr>
          <w:rFonts w:ascii="Arial" w:hAnsi="Arial" w:cs="Arial"/>
          <w:sz w:val="28"/>
          <w:szCs w:val="28"/>
        </w:rPr>
        <w:t xml:space="preserve">if other components </w:t>
      </w:r>
      <w:del w:id="17" w:author="Esa Kunnari" w:date="2017-01-11T08:21:00Z">
        <w:r w:rsidR="00F37F58" w:rsidDel="001F0358">
          <w:rPr>
            <w:rFonts w:ascii="Arial" w:hAnsi="Arial" w:cs="Arial"/>
            <w:sz w:val="28"/>
            <w:szCs w:val="28"/>
          </w:rPr>
          <w:delText xml:space="preserve">is </w:delText>
        </w:r>
      </w:del>
      <w:ins w:id="18" w:author="Esa Kunnari" w:date="2017-01-11T08:21:00Z">
        <w:r w:rsidR="001F0358">
          <w:rPr>
            <w:rFonts w:ascii="Arial" w:hAnsi="Arial" w:cs="Arial"/>
            <w:sz w:val="28"/>
            <w:szCs w:val="28"/>
          </w:rPr>
          <w:t xml:space="preserve">are </w:t>
        </w:r>
      </w:ins>
      <w:r w:rsidR="00F37F58">
        <w:rPr>
          <w:rFonts w:ascii="Arial" w:hAnsi="Arial" w:cs="Arial"/>
          <w:sz w:val="28"/>
          <w:szCs w:val="28"/>
        </w:rPr>
        <w:t>needed that has</w:t>
      </w:r>
      <w:ins w:id="19" w:author="Esa Kunnari" w:date="2017-01-11T08:22:00Z">
        <w:r w:rsidR="001F0358">
          <w:rPr>
            <w:rFonts w:ascii="Arial" w:hAnsi="Arial" w:cs="Arial"/>
            <w:sz w:val="28"/>
            <w:szCs w:val="28"/>
          </w:rPr>
          <w:t xml:space="preserve"> to</w:t>
        </w:r>
      </w:ins>
      <w:r w:rsidR="00F37F58">
        <w:rPr>
          <w:rFonts w:ascii="Arial" w:hAnsi="Arial" w:cs="Arial"/>
          <w:sz w:val="28"/>
          <w:szCs w:val="28"/>
        </w:rPr>
        <w:t xml:space="preserve"> be agreed with teacher </w:t>
      </w:r>
      <w:r w:rsidRPr="003F6B9E">
        <w:rPr>
          <w:rFonts w:ascii="Arial" w:hAnsi="Arial" w:cs="Arial"/>
          <w:sz w:val="28"/>
          <w:szCs w:val="28"/>
        </w:rPr>
        <w:t>)</w:t>
      </w:r>
    </w:p>
    <w:p w:rsidR="00626C5D" w:rsidRPr="003F6B9E" w:rsidRDefault="00626C5D">
      <w:pPr>
        <w:rPr>
          <w:rFonts w:asciiTheme="majorHAnsi" w:eastAsiaTheme="majorEastAsia" w:hAnsiTheme="majorHAnsi" w:cstheme="majorBidi"/>
          <w:b/>
          <w:bCs/>
          <w:color w:val="4F81BD" w:themeColor="accent1"/>
          <w:sz w:val="26"/>
          <w:szCs w:val="26"/>
        </w:rPr>
      </w:pPr>
    </w:p>
    <w:p w:rsidR="00531958" w:rsidRPr="003F6B9E" w:rsidRDefault="00AD7421" w:rsidP="00B30474">
      <w:pPr>
        <w:pStyle w:val="Heading2"/>
      </w:pPr>
      <w:bookmarkStart w:id="20" w:name="_Toc471836088"/>
      <w:r w:rsidRPr="003F6B9E">
        <w:t xml:space="preserve">Available measuring </w:t>
      </w:r>
      <w:del w:id="21" w:author="Esa Kunnari" w:date="2017-01-11T08:22:00Z">
        <w:r w:rsidR="00A52AD3" w:rsidRPr="003F6B9E" w:rsidDel="001F0358">
          <w:delText>equipment’s</w:delText>
        </w:r>
      </w:del>
      <w:bookmarkEnd w:id="20"/>
      <w:ins w:id="22" w:author="Esa Kunnari" w:date="2017-01-11T08:22:00Z">
        <w:r w:rsidR="001F0358" w:rsidRPr="003F6B9E">
          <w:t>equipment</w:t>
        </w:r>
      </w:ins>
    </w:p>
    <w:p w:rsidR="00B30474" w:rsidRPr="003F6B9E" w:rsidRDefault="00B30474" w:rsidP="00B30474">
      <w:pPr>
        <w:ind w:left="720"/>
        <w:rPr>
          <w:rFonts w:ascii="Arial" w:hAnsi="Arial" w:cs="Arial"/>
          <w:sz w:val="28"/>
          <w:szCs w:val="28"/>
        </w:rPr>
      </w:pPr>
    </w:p>
    <w:p w:rsidR="00C77478" w:rsidRPr="003F6B9E" w:rsidRDefault="00C77478" w:rsidP="0095128D">
      <w:pPr>
        <w:ind w:left="720"/>
        <w:rPr>
          <w:rFonts w:ascii="Arial" w:hAnsi="Arial" w:cs="Arial"/>
          <w:sz w:val="28"/>
          <w:szCs w:val="28"/>
        </w:rPr>
      </w:pPr>
      <w:r w:rsidRPr="003F6B9E">
        <w:rPr>
          <w:rFonts w:ascii="Arial" w:hAnsi="Arial" w:cs="Arial"/>
          <w:sz w:val="28"/>
          <w:szCs w:val="28"/>
        </w:rPr>
        <w:t>(</w:t>
      </w:r>
      <w:r w:rsidR="00F37F58">
        <w:rPr>
          <w:rFonts w:ascii="Arial" w:hAnsi="Arial" w:cs="Arial"/>
          <w:sz w:val="28"/>
          <w:szCs w:val="28"/>
        </w:rPr>
        <w:t xml:space="preserve">for </w:t>
      </w:r>
      <w:r w:rsidRPr="003F6B9E">
        <w:rPr>
          <w:rFonts w:ascii="Arial" w:hAnsi="Arial" w:cs="Arial"/>
          <w:sz w:val="28"/>
          <w:szCs w:val="28"/>
        </w:rPr>
        <w:t>modul</w:t>
      </w:r>
      <w:r w:rsidR="00F37F58">
        <w:rPr>
          <w:rFonts w:ascii="Arial" w:hAnsi="Arial" w:cs="Arial"/>
          <w:sz w:val="28"/>
          <w:szCs w:val="28"/>
        </w:rPr>
        <w:t>e testing</w:t>
      </w:r>
      <w:r w:rsidRPr="003F6B9E">
        <w:rPr>
          <w:rFonts w:ascii="Arial" w:hAnsi="Arial" w:cs="Arial"/>
          <w:sz w:val="28"/>
          <w:szCs w:val="28"/>
        </w:rPr>
        <w:t>)</w:t>
      </w:r>
    </w:p>
    <w:p w:rsidR="00B30474" w:rsidRPr="003F6B9E" w:rsidRDefault="00F37F58" w:rsidP="00B30474">
      <w:pPr>
        <w:ind w:left="720"/>
        <w:rPr>
          <w:rFonts w:ascii="Arial" w:hAnsi="Arial" w:cs="Arial"/>
          <w:sz w:val="28"/>
          <w:szCs w:val="28"/>
        </w:rPr>
      </w:pPr>
      <w:r>
        <w:rPr>
          <w:rFonts w:ascii="Arial" w:hAnsi="Arial" w:cs="Arial"/>
          <w:sz w:val="28"/>
          <w:szCs w:val="28"/>
        </w:rPr>
        <w:t>Multi</w:t>
      </w:r>
      <w:del w:id="23" w:author="Esa Kunnari" w:date="2017-01-11T08:22:00Z">
        <w:r w:rsidR="00A52AD3" w:rsidDel="001F0358">
          <w:rPr>
            <w:rFonts w:ascii="Arial" w:hAnsi="Arial" w:cs="Arial"/>
            <w:sz w:val="28"/>
            <w:szCs w:val="28"/>
          </w:rPr>
          <w:delText xml:space="preserve"> </w:delText>
        </w:r>
      </w:del>
      <w:r>
        <w:rPr>
          <w:rFonts w:ascii="Arial" w:hAnsi="Arial" w:cs="Arial"/>
          <w:sz w:val="28"/>
          <w:szCs w:val="28"/>
        </w:rPr>
        <w:t>meter</w:t>
      </w:r>
      <w:r w:rsidR="00B30474" w:rsidRPr="003F6B9E">
        <w:rPr>
          <w:rFonts w:ascii="Arial" w:hAnsi="Arial" w:cs="Arial"/>
          <w:sz w:val="28"/>
          <w:szCs w:val="28"/>
        </w:rPr>
        <w:t xml:space="preserve"> Fluke 75 ja 79</w:t>
      </w:r>
    </w:p>
    <w:p w:rsidR="00B30474" w:rsidRPr="003F6B9E" w:rsidRDefault="00B30474" w:rsidP="00B30474">
      <w:pPr>
        <w:ind w:left="720"/>
        <w:rPr>
          <w:rFonts w:ascii="Arial" w:hAnsi="Arial" w:cs="Arial"/>
          <w:sz w:val="28"/>
          <w:szCs w:val="28"/>
        </w:rPr>
      </w:pPr>
      <w:r w:rsidRPr="003F6B9E">
        <w:rPr>
          <w:rFonts w:ascii="Arial" w:hAnsi="Arial" w:cs="Arial"/>
          <w:sz w:val="28"/>
          <w:szCs w:val="28"/>
        </w:rPr>
        <w:t xml:space="preserve">Digital </w:t>
      </w:r>
      <w:r w:rsidR="00A52AD3" w:rsidRPr="003F6B9E">
        <w:rPr>
          <w:rFonts w:ascii="Arial" w:hAnsi="Arial" w:cs="Arial"/>
          <w:sz w:val="28"/>
          <w:szCs w:val="28"/>
        </w:rPr>
        <w:t>oscil</w:t>
      </w:r>
      <w:r w:rsidR="00A52AD3">
        <w:rPr>
          <w:rFonts w:ascii="Arial" w:hAnsi="Arial" w:cs="Arial"/>
          <w:sz w:val="28"/>
          <w:szCs w:val="28"/>
        </w:rPr>
        <w:t>l</w:t>
      </w:r>
      <w:r w:rsidR="00A52AD3" w:rsidRPr="003F6B9E">
        <w:rPr>
          <w:rFonts w:ascii="Arial" w:hAnsi="Arial" w:cs="Arial"/>
          <w:sz w:val="28"/>
          <w:szCs w:val="28"/>
        </w:rPr>
        <w:t>os</w:t>
      </w:r>
      <w:r w:rsidR="00A52AD3">
        <w:rPr>
          <w:rFonts w:ascii="Arial" w:hAnsi="Arial" w:cs="Arial"/>
          <w:sz w:val="28"/>
          <w:szCs w:val="28"/>
        </w:rPr>
        <w:t>cope</w:t>
      </w:r>
    </w:p>
    <w:p w:rsidR="00C77478" w:rsidRPr="003F6B9E" w:rsidRDefault="00C77478" w:rsidP="00B30474">
      <w:pPr>
        <w:ind w:left="720"/>
        <w:rPr>
          <w:rFonts w:ascii="Arial" w:hAnsi="Arial" w:cs="Arial"/>
          <w:sz w:val="28"/>
          <w:szCs w:val="28"/>
        </w:rPr>
      </w:pPr>
      <w:r w:rsidRPr="003F6B9E">
        <w:rPr>
          <w:rFonts w:ascii="Arial" w:hAnsi="Arial" w:cs="Arial"/>
          <w:sz w:val="28"/>
          <w:szCs w:val="28"/>
        </w:rPr>
        <w:t>Signal</w:t>
      </w:r>
      <w:r w:rsidR="00F37F58">
        <w:rPr>
          <w:rFonts w:ascii="Arial" w:hAnsi="Arial" w:cs="Arial"/>
          <w:sz w:val="28"/>
          <w:szCs w:val="28"/>
        </w:rPr>
        <w:t xml:space="preserve"> </w:t>
      </w:r>
      <w:r w:rsidRPr="003F6B9E">
        <w:rPr>
          <w:rFonts w:ascii="Arial" w:hAnsi="Arial" w:cs="Arial"/>
          <w:sz w:val="28"/>
          <w:szCs w:val="28"/>
        </w:rPr>
        <w:t>genera</w:t>
      </w:r>
      <w:r w:rsidR="00F37F58">
        <w:rPr>
          <w:rFonts w:ascii="Arial" w:hAnsi="Arial" w:cs="Arial"/>
          <w:sz w:val="28"/>
          <w:szCs w:val="28"/>
        </w:rPr>
        <w:t>tor</w:t>
      </w:r>
    </w:p>
    <w:p w:rsidR="00C77478" w:rsidRPr="003F6B9E" w:rsidRDefault="00F37F58" w:rsidP="00B30474">
      <w:pPr>
        <w:ind w:left="720"/>
        <w:rPr>
          <w:rFonts w:ascii="Arial" w:hAnsi="Arial" w:cs="Arial"/>
          <w:sz w:val="28"/>
          <w:szCs w:val="28"/>
        </w:rPr>
      </w:pPr>
      <w:r>
        <w:rPr>
          <w:rFonts w:ascii="Arial" w:hAnsi="Arial" w:cs="Arial"/>
          <w:sz w:val="28"/>
          <w:szCs w:val="28"/>
        </w:rPr>
        <w:t>Power supplies</w:t>
      </w:r>
      <w:r w:rsidR="00C77478" w:rsidRPr="003F6B9E">
        <w:rPr>
          <w:rFonts w:ascii="Arial" w:hAnsi="Arial" w:cs="Arial"/>
          <w:sz w:val="28"/>
          <w:szCs w:val="28"/>
        </w:rPr>
        <w:t xml:space="preserve"> 2 </w:t>
      </w:r>
      <w:r>
        <w:rPr>
          <w:rFonts w:ascii="Arial" w:hAnsi="Arial" w:cs="Arial"/>
          <w:sz w:val="28"/>
          <w:szCs w:val="28"/>
        </w:rPr>
        <w:t>pcs</w:t>
      </w:r>
    </w:p>
    <w:p w:rsidR="00C77478" w:rsidRPr="003F6B9E" w:rsidRDefault="00C77478" w:rsidP="00B30474">
      <w:pPr>
        <w:ind w:left="720"/>
        <w:rPr>
          <w:rFonts w:ascii="Arial" w:hAnsi="Arial" w:cs="Arial"/>
          <w:sz w:val="28"/>
          <w:szCs w:val="28"/>
        </w:rPr>
      </w:pPr>
      <w:r w:rsidRPr="003F6B9E">
        <w:rPr>
          <w:rFonts w:ascii="Arial" w:hAnsi="Arial" w:cs="Arial"/>
          <w:sz w:val="28"/>
          <w:szCs w:val="28"/>
        </w:rPr>
        <w:t>Test</w:t>
      </w:r>
      <w:r w:rsidR="00F37F58">
        <w:rPr>
          <w:rFonts w:ascii="Arial" w:hAnsi="Arial" w:cs="Arial"/>
          <w:sz w:val="28"/>
          <w:szCs w:val="28"/>
        </w:rPr>
        <w:t xml:space="preserve"> wires for measuring</w:t>
      </w:r>
    </w:p>
    <w:p w:rsidR="00707399" w:rsidRPr="003F6B9E" w:rsidRDefault="00707399" w:rsidP="00B30474">
      <w:pPr>
        <w:ind w:left="720"/>
        <w:rPr>
          <w:rFonts w:ascii="Arial" w:hAnsi="Arial" w:cs="Arial"/>
          <w:sz w:val="28"/>
          <w:szCs w:val="28"/>
        </w:rPr>
      </w:pPr>
      <w:r w:rsidRPr="003F6B9E">
        <w:rPr>
          <w:rFonts w:ascii="Arial" w:hAnsi="Arial" w:cs="Arial"/>
          <w:sz w:val="28"/>
          <w:szCs w:val="28"/>
        </w:rPr>
        <w:t>Potentiome</w:t>
      </w:r>
      <w:r w:rsidR="00F37F58">
        <w:rPr>
          <w:rFonts w:ascii="Arial" w:hAnsi="Arial" w:cs="Arial"/>
          <w:sz w:val="28"/>
          <w:szCs w:val="28"/>
        </w:rPr>
        <w:t>ter on board</w:t>
      </w:r>
      <w:r w:rsidRPr="003F6B9E">
        <w:rPr>
          <w:rFonts w:ascii="Arial" w:hAnsi="Arial" w:cs="Arial"/>
          <w:sz w:val="28"/>
          <w:szCs w:val="28"/>
        </w:rPr>
        <w:t xml:space="preserve"> (</w:t>
      </w:r>
      <w:del w:id="24" w:author="Esa Kunnari" w:date="2017-01-11T08:23:00Z">
        <w:r w:rsidR="00F37F58" w:rsidDel="001F0358">
          <w:rPr>
            <w:rFonts w:ascii="Arial" w:hAnsi="Arial" w:cs="Arial"/>
            <w:sz w:val="28"/>
            <w:szCs w:val="28"/>
          </w:rPr>
          <w:delText xml:space="preserve"> </w:delText>
        </w:r>
      </w:del>
      <w:r w:rsidR="00F37F58">
        <w:rPr>
          <w:rFonts w:ascii="Arial" w:hAnsi="Arial" w:cs="Arial"/>
          <w:sz w:val="28"/>
          <w:szCs w:val="28"/>
        </w:rPr>
        <w:t xml:space="preserve">can be used to generate </w:t>
      </w:r>
      <w:r w:rsidRPr="003F6B9E">
        <w:rPr>
          <w:rFonts w:ascii="Arial" w:hAnsi="Arial" w:cs="Arial"/>
          <w:sz w:val="28"/>
          <w:szCs w:val="28"/>
        </w:rPr>
        <w:t>0-5V</w:t>
      </w:r>
      <w:r w:rsidR="00F37F58">
        <w:rPr>
          <w:rFonts w:ascii="Arial" w:hAnsi="Arial" w:cs="Arial"/>
          <w:sz w:val="28"/>
          <w:szCs w:val="28"/>
        </w:rPr>
        <w:t xml:space="preserve"> test voltage</w:t>
      </w:r>
      <w:r w:rsidRPr="003F6B9E">
        <w:rPr>
          <w:rFonts w:ascii="Arial" w:hAnsi="Arial" w:cs="Arial"/>
          <w:sz w:val="28"/>
          <w:szCs w:val="28"/>
        </w:rPr>
        <w:t>)</w:t>
      </w:r>
    </w:p>
    <w:p w:rsidR="00C77478" w:rsidRPr="003F6B9E" w:rsidRDefault="00C77478" w:rsidP="00B30474">
      <w:pPr>
        <w:ind w:left="720"/>
        <w:rPr>
          <w:rFonts w:ascii="Arial" w:hAnsi="Arial" w:cs="Arial"/>
          <w:sz w:val="28"/>
          <w:szCs w:val="28"/>
        </w:rPr>
      </w:pPr>
    </w:p>
    <w:p w:rsidR="00B30474" w:rsidRPr="003F6B9E" w:rsidRDefault="00A52AD3" w:rsidP="000A3D60">
      <w:pPr>
        <w:pStyle w:val="Heading2"/>
      </w:pPr>
      <w:bookmarkStart w:id="25" w:name="_Toc471836089"/>
      <w:r>
        <w:lastRenderedPageBreak/>
        <w:t xml:space="preserve">Available voltages </w:t>
      </w:r>
      <w:r w:rsidRPr="000A3D60">
        <w:t>on</w:t>
      </w:r>
      <w:r>
        <w:t xml:space="preserve"> board</w:t>
      </w:r>
      <w:bookmarkEnd w:id="25"/>
    </w:p>
    <w:p w:rsidR="00B30474" w:rsidRPr="003F6B9E" w:rsidRDefault="00B30474" w:rsidP="00B30474">
      <w:pPr>
        <w:ind w:left="720"/>
        <w:rPr>
          <w:rFonts w:ascii="Arial" w:hAnsi="Arial" w:cs="Arial"/>
          <w:sz w:val="28"/>
          <w:szCs w:val="28"/>
        </w:rPr>
      </w:pPr>
    </w:p>
    <w:p w:rsidR="00B30474" w:rsidRPr="003F6B9E" w:rsidRDefault="00A52AD3" w:rsidP="00B30474">
      <w:pPr>
        <w:ind w:left="720"/>
        <w:rPr>
          <w:rFonts w:ascii="Arial" w:hAnsi="Arial" w:cs="Arial"/>
          <w:sz w:val="28"/>
          <w:szCs w:val="28"/>
        </w:rPr>
      </w:pPr>
      <w:r>
        <w:rPr>
          <w:rFonts w:ascii="Arial" w:hAnsi="Arial" w:cs="Arial"/>
          <w:sz w:val="28"/>
          <w:szCs w:val="28"/>
        </w:rPr>
        <w:t>Unr</w:t>
      </w:r>
      <w:r w:rsidR="00B30474" w:rsidRPr="003F6B9E">
        <w:rPr>
          <w:rFonts w:ascii="Arial" w:hAnsi="Arial" w:cs="Arial"/>
          <w:sz w:val="28"/>
          <w:szCs w:val="28"/>
        </w:rPr>
        <w:t>egul</w:t>
      </w:r>
      <w:r>
        <w:rPr>
          <w:rFonts w:ascii="Arial" w:hAnsi="Arial" w:cs="Arial"/>
          <w:sz w:val="28"/>
          <w:szCs w:val="28"/>
        </w:rPr>
        <w:t>ated</w:t>
      </w:r>
      <w:r w:rsidR="00B30474" w:rsidRPr="003F6B9E">
        <w:rPr>
          <w:rFonts w:ascii="Arial" w:hAnsi="Arial" w:cs="Arial"/>
          <w:sz w:val="28"/>
          <w:szCs w:val="28"/>
        </w:rPr>
        <w:t xml:space="preserve"> 8V</w:t>
      </w:r>
    </w:p>
    <w:p w:rsidR="00B30474" w:rsidRPr="003F6B9E" w:rsidRDefault="00B30474" w:rsidP="00B30474">
      <w:pPr>
        <w:ind w:left="720"/>
        <w:rPr>
          <w:rFonts w:ascii="Arial" w:hAnsi="Arial" w:cs="Arial"/>
          <w:sz w:val="28"/>
          <w:szCs w:val="28"/>
        </w:rPr>
      </w:pPr>
      <w:r w:rsidRPr="003F6B9E">
        <w:rPr>
          <w:rFonts w:ascii="Arial" w:hAnsi="Arial" w:cs="Arial"/>
          <w:sz w:val="28"/>
          <w:szCs w:val="28"/>
        </w:rPr>
        <w:t>Regu</w:t>
      </w:r>
      <w:r w:rsidR="00A52AD3">
        <w:rPr>
          <w:rFonts w:ascii="Arial" w:hAnsi="Arial" w:cs="Arial"/>
          <w:sz w:val="28"/>
          <w:szCs w:val="28"/>
        </w:rPr>
        <w:t>lated</w:t>
      </w:r>
      <w:r w:rsidRPr="003F6B9E">
        <w:rPr>
          <w:rFonts w:ascii="Arial" w:hAnsi="Arial" w:cs="Arial"/>
          <w:sz w:val="28"/>
          <w:szCs w:val="28"/>
        </w:rPr>
        <w:t xml:space="preserve"> 5V</w:t>
      </w:r>
    </w:p>
    <w:p w:rsidR="00B30474" w:rsidRPr="003F6B9E" w:rsidRDefault="006B56C5" w:rsidP="00B30474">
      <w:pPr>
        <w:ind w:left="720"/>
        <w:rPr>
          <w:rFonts w:ascii="Arial" w:hAnsi="Arial" w:cs="Arial"/>
          <w:sz w:val="28"/>
          <w:szCs w:val="28"/>
        </w:rPr>
      </w:pPr>
      <w:r w:rsidRPr="003F6B9E">
        <w:rPr>
          <w:rFonts w:ascii="Arial" w:hAnsi="Arial" w:cs="Arial"/>
          <w:sz w:val="28"/>
          <w:szCs w:val="28"/>
        </w:rPr>
        <w:t>Regu</w:t>
      </w:r>
      <w:r w:rsidR="00A52AD3">
        <w:rPr>
          <w:rFonts w:ascii="Arial" w:hAnsi="Arial" w:cs="Arial"/>
          <w:sz w:val="28"/>
          <w:szCs w:val="28"/>
        </w:rPr>
        <w:t>lated</w:t>
      </w:r>
      <w:r w:rsidR="00B30474" w:rsidRPr="003F6B9E">
        <w:rPr>
          <w:rFonts w:ascii="Arial" w:hAnsi="Arial" w:cs="Arial"/>
          <w:sz w:val="28"/>
          <w:szCs w:val="28"/>
        </w:rPr>
        <w:t xml:space="preserve"> 3.</w:t>
      </w:r>
      <w:r w:rsidRPr="003F6B9E">
        <w:rPr>
          <w:rFonts w:ascii="Arial" w:hAnsi="Arial" w:cs="Arial"/>
          <w:sz w:val="28"/>
          <w:szCs w:val="28"/>
        </w:rPr>
        <w:t>3</w:t>
      </w:r>
      <w:r w:rsidR="00B30474" w:rsidRPr="003F6B9E">
        <w:rPr>
          <w:rFonts w:ascii="Arial" w:hAnsi="Arial" w:cs="Arial"/>
          <w:sz w:val="28"/>
          <w:szCs w:val="28"/>
        </w:rPr>
        <w:t>V</w:t>
      </w:r>
    </w:p>
    <w:p w:rsidR="00AD7421" w:rsidRPr="003F6B9E" w:rsidRDefault="00AD7421">
      <w:pPr>
        <w:rPr>
          <w:rFonts w:ascii="Arial" w:hAnsi="Arial" w:cs="Arial"/>
          <w:b/>
          <w:sz w:val="28"/>
          <w:szCs w:val="28"/>
        </w:rPr>
      </w:pPr>
    </w:p>
    <w:p w:rsidR="00131A50" w:rsidRDefault="00131A50" w:rsidP="00131A50">
      <w:pPr>
        <w:pStyle w:val="Heading1"/>
      </w:pPr>
      <w:bookmarkStart w:id="26" w:name="_Toc471836090"/>
      <w:r>
        <w:t>Common requirements for all teams (HW and SW teams)</w:t>
      </w:r>
      <w:bookmarkEnd w:id="26"/>
    </w:p>
    <w:p w:rsidR="003C2CC1" w:rsidRPr="003F6B9E" w:rsidRDefault="00AD7421" w:rsidP="00131A50">
      <w:pPr>
        <w:pStyle w:val="Heading2"/>
      </w:pPr>
      <w:bookmarkStart w:id="27" w:name="_Toc471836091"/>
      <w:r w:rsidRPr="003F6B9E">
        <w:t xml:space="preserve">Requirements for </w:t>
      </w:r>
      <w:r w:rsidR="00131A50">
        <w:t>verifying</w:t>
      </w:r>
      <w:r w:rsidRPr="003F6B9E">
        <w:t xml:space="preserve"> measured data</w:t>
      </w:r>
      <w:r w:rsidR="003C2CC1" w:rsidRPr="003F6B9E">
        <w:t>:</w:t>
      </w:r>
      <w:bookmarkEnd w:id="27"/>
    </w:p>
    <w:p w:rsidR="00131A50" w:rsidRDefault="00131A50" w:rsidP="00131A50">
      <w:pPr>
        <w:rPr>
          <w:rFonts w:ascii="Arial" w:hAnsi="Arial" w:cs="Arial"/>
          <w:sz w:val="28"/>
          <w:szCs w:val="28"/>
        </w:rPr>
      </w:pPr>
    </w:p>
    <w:p w:rsidR="00BF217E" w:rsidRPr="00131A50" w:rsidRDefault="00AD7421" w:rsidP="00131A50">
      <w:pPr>
        <w:rPr>
          <w:rFonts w:ascii="Arial" w:hAnsi="Arial" w:cs="Arial"/>
          <w:sz w:val="28"/>
          <w:szCs w:val="28"/>
        </w:rPr>
      </w:pPr>
      <w:r w:rsidRPr="00131A50">
        <w:rPr>
          <w:rFonts w:ascii="Arial" w:hAnsi="Arial" w:cs="Arial"/>
          <w:sz w:val="28"/>
          <w:szCs w:val="28"/>
        </w:rPr>
        <w:t>Measured data</w:t>
      </w:r>
      <w:r w:rsidR="00131A50" w:rsidRPr="00131A50">
        <w:rPr>
          <w:rFonts w:ascii="Arial" w:hAnsi="Arial" w:cs="Arial"/>
          <w:sz w:val="28"/>
          <w:szCs w:val="28"/>
        </w:rPr>
        <w:t xml:space="preserve"> visibility and handling</w:t>
      </w:r>
    </w:p>
    <w:p w:rsidR="00BF217E" w:rsidRPr="00131A50" w:rsidRDefault="00BF217E" w:rsidP="00BF217E">
      <w:pPr>
        <w:rPr>
          <w:rFonts w:ascii="Arial" w:hAnsi="Arial" w:cs="Arial"/>
          <w:sz w:val="28"/>
          <w:szCs w:val="28"/>
        </w:rPr>
      </w:pPr>
    </w:p>
    <w:p w:rsidR="003F6B9E" w:rsidRPr="00131A50" w:rsidRDefault="00AD7421" w:rsidP="00131A50">
      <w:pPr>
        <w:pStyle w:val="ListParagraph"/>
        <w:numPr>
          <w:ilvl w:val="0"/>
          <w:numId w:val="11"/>
        </w:numPr>
        <w:rPr>
          <w:rFonts w:ascii="Arial" w:hAnsi="Arial" w:cs="Arial"/>
          <w:sz w:val="28"/>
          <w:szCs w:val="28"/>
        </w:rPr>
      </w:pPr>
      <w:r w:rsidRPr="00131A50">
        <w:rPr>
          <w:rFonts w:ascii="Arial" w:hAnsi="Arial" w:cs="Arial"/>
          <w:sz w:val="28"/>
          <w:szCs w:val="28"/>
        </w:rPr>
        <w:t xml:space="preserve">Measured data </w:t>
      </w:r>
      <w:r w:rsidR="00131A50" w:rsidRPr="00131A50">
        <w:rPr>
          <w:rFonts w:ascii="Arial" w:hAnsi="Arial" w:cs="Arial"/>
          <w:sz w:val="28"/>
          <w:szCs w:val="28"/>
        </w:rPr>
        <w:t>must</w:t>
      </w:r>
      <w:r w:rsidRPr="00131A50">
        <w:rPr>
          <w:rFonts w:ascii="Arial" w:hAnsi="Arial" w:cs="Arial"/>
          <w:sz w:val="28"/>
          <w:szCs w:val="28"/>
        </w:rPr>
        <w:t xml:space="preserve"> be readable in Arduino’s LCD display</w:t>
      </w:r>
      <w:r w:rsidR="003F6B9E" w:rsidRPr="00131A50">
        <w:rPr>
          <w:rFonts w:ascii="Arial" w:hAnsi="Arial" w:cs="Arial"/>
          <w:sz w:val="28"/>
          <w:szCs w:val="28"/>
        </w:rPr>
        <w:t>.</w:t>
      </w:r>
    </w:p>
    <w:p w:rsidR="003F6B9E" w:rsidRPr="00131A50" w:rsidRDefault="003F6B9E" w:rsidP="00131A50">
      <w:pPr>
        <w:pStyle w:val="ListParagraph"/>
        <w:numPr>
          <w:ilvl w:val="0"/>
          <w:numId w:val="11"/>
        </w:numPr>
        <w:rPr>
          <w:rFonts w:ascii="Arial" w:hAnsi="Arial" w:cs="Arial"/>
          <w:sz w:val="28"/>
          <w:szCs w:val="28"/>
        </w:rPr>
      </w:pPr>
      <w:r w:rsidRPr="00131A50">
        <w:rPr>
          <w:rFonts w:ascii="Arial" w:hAnsi="Arial" w:cs="Arial"/>
          <w:sz w:val="28"/>
          <w:szCs w:val="28"/>
        </w:rPr>
        <w:t xml:space="preserve">Measured data </w:t>
      </w:r>
      <w:r w:rsidR="00131A50" w:rsidRPr="00131A50">
        <w:rPr>
          <w:rFonts w:ascii="Arial" w:hAnsi="Arial" w:cs="Arial"/>
          <w:sz w:val="28"/>
          <w:szCs w:val="28"/>
        </w:rPr>
        <w:t>must</w:t>
      </w:r>
      <w:r w:rsidRPr="00131A50">
        <w:rPr>
          <w:rFonts w:ascii="Arial" w:hAnsi="Arial" w:cs="Arial"/>
          <w:sz w:val="28"/>
          <w:szCs w:val="28"/>
        </w:rPr>
        <w:t xml:space="preserve"> be readable from Raspberry’s</w:t>
      </w:r>
      <w:del w:id="28" w:author="Esa Kunnari" w:date="2017-01-11T09:40:00Z">
        <w:r w:rsidRPr="00131A50" w:rsidDel="002A158F">
          <w:rPr>
            <w:rFonts w:ascii="Arial" w:hAnsi="Arial" w:cs="Arial"/>
            <w:sz w:val="28"/>
            <w:szCs w:val="28"/>
          </w:rPr>
          <w:delText xml:space="preserve"> </w:delText>
        </w:r>
      </w:del>
      <w:r w:rsidRPr="00131A50">
        <w:rPr>
          <w:rFonts w:ascii="Arial" w:hAnsi="Arial" w:cs="Arial"/>
          <w:sz w:val="28"/>
          <w:szCs w:val="28"/>
        </w:rPr>
        <w:t xml:space="preserve"> display.</w:t>
      </w:r>
    </w:p>
    <w:p w:rsidR="00131A50" w:rsidRPr="00131A50" w:rsidRDefault="00131A50" w:rsidP="00131A50">
      <w:pPr>
        <w:pStyle w:val="ListParagraph"/>
        <w:numPr>
          <w:ilvl w:val="0"/>
          <w:numId w:val="11"/>
        </w:numPr>
        <w:rPr>
          <w:rFonts w:ascii="Arial" w:hAnsi="Arial" w:cs="Arial"/>
          <w:sz w:val="28"/>
          <w:szCs w:val="28"/>
        </w:rPr>
      </w:pPr>
      <w:r w:rsidRPr="00131A50">
        <w:rPr>
          <w:rFonts w:ascii="Arial" w:hAnsi="Arial" w:cs="Arial"/>
          <w:sz w:val="28"/>
          <w:szCs w:val="28"/>
        </w:rPr>
        <w:t>Measured data must available in DataBase</w:t>
      </w:r>
    </w:p>
    <w:p w:rsidR="00131A50" w:rsidRPr="00131A50" w:rsidRDefault="00131A50" w:rsidP="00131A50">
      <w:pPr>
        <w:pStyle w:val="ListParagraph"/>
        <w:numPr>
          <w:ilvl w:val="0"/>
          <w:numId w:val="11"/>
        </w:numPr>
        <w:rPr>
          <w:rFonts w:ascii="Arial" w:hAnsi="Arial" w:cs="Arial"/>
          <w:sz w:val="28"/>
          <w:szCs w:val="28"/>
        </w:rPr>
      </w:pPr>
      <w:r w:rsidRPr="00131A50">
        <w:rPr>
          <w:rFonts w:ascii="Arial" w:hAnsi="Arial" w:cs="Arial"/>
          <w:sz w:val="28"/>
          <w:szCs w:val="28"/>
        </w:rPr>
        <w:t>Database data must be available to Web UI</w:t>
      </w:r>
    </w:p>
    <w:p w:rsidR="00131A50" w:rsidRDefault="00131A50" w:rsidP="00131A50">
      <w:pPr>
        <w:pStyle w:val="ListParagraph"/>
        <w:numPr>
          <w:ilvl w:val="0"/>
          <w:numId w:val="11"/>
        </w:numPr>
        <w:rPr>
          <w:rFonts w:ascii="Arial" w:hAnsi="Arial" w:cs="Arial"/>
          <w:sz w:val="28"/>
          <w:szCs w:val="28"/>
        </w:rPr>
      </w:pPr>
      <w:r w:rsidRPr="00131A50">
        <w:rPr>
          <w:rFonts w:ascii="Arial" w:hAnsi="Arial" w:cs="Arial"/>
          <w:sz w:val="28"/>
          <w:szCs w:val="28"/>
        </w:rPr>
        <w:t>Measured data can be seen by web UI (web UI course)</w:t>
      </w:r>
    </w:p>
    <w:p w:rsidR="00BF1BA6" w:rsidRDefault="00BF1BA6" w:rsidP="00BF1BA6">
      <w:pPr>
        <w:pStyle w:val="ListParagraph"/>
        <w:rPr>
          <w:rFonts w:ascii="Arial" w:hAnsi="Arial" w:cs="Arial"/>
          <w:sz w:val="28"/>
          <w:szCs w:val="28"/>
        </w:rPr>
      </w:pPr>
    </w:p>
    <w:p w:rsidR="00BF1BA6" w:rsidRPr="00131A50" w:rsidRDefault="00BF1BA6" w:rsidP="00BF1BA6">
      <w:pPr>
        <w:pStyle w:val="ListParagraph"/>
        <w:rPr>
          <w:rFonts w:ascii="Arial" w:hAnsi="Arial" w:cs="Arial"/>
          <w:sz w:val="28"/>
          <w:szCs w:val="28"/>
        </w:rPr>
      </w:pPr>
    </w:p>
    <w:p w:rsidR="00131A50" w:rsidRDefault="00131A50" w:rsidP="00BF1BA6">
      <w:pPr>
        <w:pStyle w:val="Heading2"/>
      </w:pPr>
      <w:bookmarkStart w:id="29" w:name="_Toc471836092"/>
      <w:r>
        <w:t>Database web addresses</w:t>
      </w:r>
      <w:bookmarkEnd w:id="29"/>
    </w:p>
    <w:p w:rsidR="00131A50" w:rsidRDefault="00131A50" w:rsidP="00131A50">
      <w:pPr>
        <w:rPr>
          <w:rFonts w:ascii="Arial" w:hAnsi="Arial" w:cs="Arial"/>
          <w:sz w:val="28"/>
          <w:szCs w:val="28"/>
        </w:rPr>
      </w:pPr>
    </w:p>
    <w:p w:rsidR="00131A50" w:rsidRPr="003F6B9E" w:rsidRDefault="00131A50" w:rsidP="00131A50">
      <w:pPr>
        <w:rPr>
          <w:rFonts w:ascii="Arial" w:hAnsi="Arial" w:cs="Arial"/>
          <w:sz w:val="28"/>
          <w:szCs w:val="28"/>
        </w:rPr>
      </w:pPr>
      <w:r>
        <w:rPr>
          <w:rFonts w:ascii="Arial" w:hAnsi="Arial" w:cs="Arial"/>
          <w:sz w:val="28"/>
          <w:szCs w:val="28"/>
        </w:rPr>
        <w:t xml:space="preserve">Next web addresses are used to verify that that data is send from Raspberry to DB </w:t>
      </w:r>
      <w:r w:rsidRPr="003F6B9E">
        <w:rPr>
          <w:rFonts w:ascii="Arial" w:hAnsi="Arial" w:cs="Arial"/>
          <w:sz w:val="28"/>
          <w:szCs w:val="28"/>
        </w:rPr>
        <w:t xml:space="preserve"> </w:t>
      </w:r>
    </w:p>
    <w:p w:rsidR="00131A50" w:rsidRPr="003F6B9E" w:rsidRDefault="00131A50" w:rsidP="00131A50">
      <w:pPr>
        <w:rPr>
          <w:rFonts w:ascii="Arial" w:hAnsi="Arial" w:cs="Arial"/>
          <w:sz w:val="28"/>
          <w:szCs w:val="28"/>
        </w:rPr>
      </w:pPr>
    </w:p>
    <w:p w:rsidR="00131A50" w:rsidRPr="003F6B9E" w:rsidRDefault="00131A50" w:rsidP="00131A50">
      <w:pPr>
        <w:rPr>
          <w:rFonts w:ascii="Arial" w:hAnsi="Arial" w:cs="Arial"/>
          <w:sz w:val="28"/>
          <w:szCs w:val="28"/>
        </w:rPr>
      </w:pPr>
      <w:r w:rsidRPr="003F6B9E">
        <w:rPr>
          <w:rFonts w:ascii="Arial" w:hAnsi="Arial" w:cs="Arial"/>
          <w:sz w:val="28"/>
          <w:szCs w:val="28"/>
        </w:rPr>
        <w:t xml:space="preserve">Test url: </w:t>
      </w:r>
    </w:p>
    <w:p w:rsidR="00131A50" w:rsidRPr="003F6B9E" w:rsidRDefault="00131A50" w:rsidP="00131A50">
      <w:pPr>
        <w:rPr>
          <w:rFonts w:ascii="Arial" w:hAnsi="Arial" w:cs="Arial"/>
          <w:sz w:val="28"/>
          <w:szCs w:val="28"/>
        </w:rPr>
      </w:pPr>
      <w:r w:rsidRPr="003F6B9E">
        <w:rPr>
          <w:rFonts w:ascii="Arial" w:hAnsi="Arial" w:cs="Arial"/>
          <w:sz w:val="28"/>
          <w:szCs w:val="28"/>
        </w:rPr>
        <w:t xml:space="preserve"> ( </w:t>
      </w:r>
      <w:hyperlink r:id="rId7" w:history="1">
        <w:r w:rsidRPr="003F6B9E">
          <w:rPr>
            <w:rStyle w:val="Hyperlink"/>
            <w:rFonts w:ascii="Arial" w:hAnsi="Arial" w:cs="Arial"/>
            <w:sz w:val="28"/>
            <w:szCs w:val="28"/>
          </w:rPr>
          <w:t>http://koti.tamk.fi/~poypek/ict_saa_tulosta.php</w:t>
        </w:r>
      </w:hyperlink>
      <w:r w:rsidRPr="003F6B9E">
        <w:rPr>
          <w:rFonts w:ascii="Arial" w:hAnsi="Arial" w:cs="Arial"/>
          <w:sz w:val="28"/>
          <w:szCs w:val="28"/>
        </w:rPr>
        <w:t xml:space="preserve"> )</w:t>
      </w:r>
    </w:p>
    <w:p w:rsidR="00131A50" w:rsidRPr="003F6B9E" w:rsidRDefault="00131A50" w:rsidP="00131A50">
      <w:pPr>
        <w:rPr>
          <w:rFonts w:ascii="Arial" w:hAnsi="Arial" w:cs="Arial"/>
          <w:sz w:val="28"/>
          <w:szCs w:val="28"/>
        </w:rPr>
      </w:pPr>
    </w:p>
    <w:p w:rsidR="00131A50" w:rsidRPr="003F6B9E" w:rsidRDefault="00131A50" w:rsidP="00131A50">
      <w:pPr>
        <w:rPr>
          <w:rFonts w:ascii="Arial" w:hAnsi="Arial" w:cs="Arial"/>
          <w:sz w:val="28"/>
          <w:szCs w:val="28"/>
        </w:rPr>
      </w:pPr>
      <w:r>
        <w:rPr>
          <w:rFonts w:ascii="Arial" w:hAnsi="Arial" w:cs="Arial"/>
          <w:sz w:val="28"/>
          <w:szCs w:val="28"/>
        </w:rPr>
        <w:t>Final</w:t>
      </w:r>
      <w:r w:rsidRPr="003F6B9E">
        <w:rPr>
          <w:rFonts w:ascii="Arial" w:hAnsi="Arial" w:cs="Arial"/>
          <w:sz w:val="28"/>
          <w:szCs w:val="28"/>
        </w:rPr>
        <w:t xml:space="preserve"> url: </w:t>
      </w:r>
      <w:r>
        <w:rPr>
          <w:rFonts w:ascii="Arial" w:hAnsi="Arial" w:cs="Arial"/>
          <w:sz w:val="28"/>
          <w:szCs w:val="28"/>
        </w:rPr>
        <w:t xml:space="preserve">Not used </w:t>
      </w:r>
      <w:r w:rsidRPr="003F6B9E">
        <w:rPr>
          <w:rFonts w:ascii="Arial" w:hAnsi="Arial" w:cs="Arial"/>
          <w:sz w:val="28"/>
          <w:szCs w:val="28"/>
        </w:rPr>
        <w:t>2016</w:t>
      </w:r>
    </w:p>
    <w:p w:rsidR="00131A50" w:rsidRPr="003F6B9E" w:rsidRDefault="00131A50" w:rsidP="00131A50">
      <w:pPr>
        <w:rPr>
          <w:rFonts w:ascii="Arial" w:hAnsi="Arial" w:cs="Arial"/>
          <w:sz w:val="28"/>
          <w:szCs w:val="28"/>
        </w:rPr>
      </w:pPr>
    </w:p>
    <w:p w:rsidR="00131A50" w:rsidRPr="003F6B9E" w:rsidRDefault="00131A50" w:rsidP="00131A50">
      <w:pPr>
        <w:rPr>
          <w:rFonts w:ascii="Arial" w:hAnsi="Arial" w:cs="Arial"/>
          <w:sz w:val="28"/>
          <w:szCs w:val="28"/>
        </w:rPr>
      </w:pPr>
      <w:r w:rsidRPr="003F6B9E">
        <w:rPr>
          <w:rFonts w:ascii="Arial" w:hAnsi="Arial" w:cs="Arial"/>
          <w:sz w:val="28"/>
          <w:szCs w:val="28"/>
        </w:rPr>
        <w:t>A-</w:t>
      </w:r>
      <w:r>
        <w:rPr>
          <w:rFonts w:ascii="Arial" w:hAnsi="Arial" w:cs="Arial"/>
          <w:sz w:val="28"/>
          <w:szCs w:val="28"/>
        </w:rPr>
        <w:t>class</w:t>
      </w:r>
      <w:r w:rsidRPr="003F6B9E">
        <w:rPr>
          <w:rFonts w:ascii="Arial" w:hAnsi="Arial" w:cs="Arial"/>
          <w:sz w:val="28"/>
          <w:szCs w:val="28"/>
        </w:rPr>
        <w:t xml:space="preserve"> </w:t>
      </w:r>
    </w:p>
    <w:p w:rsidR="00131A50" w:rsidRPr="003F6B9E" w:rsidRDefault="00131A50" w:rsidP="00131A50">
      <w:pPr>
        <w:rPr>
          <w:rFonts w:ascii="Arial" w:hAnsi="Arial" w:cs="Arial"/>
          <w:sz w:val="28"/>
          <w:szCs w:val="28"/>
        </w:rPr>
      </w:pPr>
      <w:r w:rsidRPr="003F6B9E">
        <w:rPr>
          <w:rFonts w:ascii="Arial" w:hAnsi="Arial" w:cs="Arial"/>
          <w:sz w:val="28"/>
          <w:szCs w:val="28"/>
        </w:rPr>
        <w:t>a1-a6</w:t>
      </w:r>
    </w:p>
    <w:p w:rsidR="00131A50" w:rsidRPr="003F6B9E" w:rsidRDefault="00001C68" w:rsidP="00131A50">
      <w:pPr>
        <w:rPr>
          <w:rFonts w:ascii="Arial" w:hAnsi="Arial" w:cs="Arial"/>
          <w:sz w:val="28"/>
          <w:szCs w:val="28"/>
        </w:rPr>
      </w:pPr>
      <w:hyperlink r:id="rId8" w:history="1">
        <w:r w:rsidR="00131A50" w:rsidRPr="003F6B9E">
          <w:rPr>
            <w:rStyle w:val="Hyperlink"/>
            <w:rFonts w:ascii="Arial" w:hAnsi="Arial" w:cs="Arial"/>
            <w:sz w:val="28"/>
            <w:szCs w:val="28"/>
          </w:rPr>
          <w:t>http://home.tamk.fi/~poypek/a1_ict_saa_tulosta.php</w:t>
        </w:r>
      </w:hyperlink>
    </w:p>
    <w:p w:rsidR="00131A50" w:rsidRPr="003F6B9E" w:rsidRDefault="00131A50" w:rsidP="00131A50">
      <w:pPr>
        <w:rPr>
          <w:rFonts w:ascii="Arial" w:hAnsi="Arial" w:cs="Arial"/>
          <w:sz w:val="28"/>
          <w:szCs w:val="28"/>
        </w:rPr>
      </w:pPr>
    </w:p>
    <w:p w:rsidR="00131A50" w:rsidRPr="003F6B9E" w:rsidRDefault="00131A50" w:rsidP="00131A50">
      <w:pPr>
        <w:rPr>
          <w:rFonts w:ascii="Arial" w:hAnsi="Arial" w:cs="Arial"/>
          <w:sz w:val="28"/>
          <w:szCs w:val="28"/>
        </w:rPr>
      </w:pPr>
      <w:r w:rsidRPr="003F6B9E">
        <w:rPr>
          <w:rFonts w:ascii="Arial" w:hAnsi="Arial" w:cs="Arial"/>
          <w:sz w:val="28"/>
          <w:szCs w:val="28"/>
        </w:rPr>
        <w:t>B-</w:t>
      </w:r>
      <w:r>
        <w:rPr>
          <w:rFonts w:ascii="Arial" w:hAnsi="Arial" w:cs="Arial"/>
          <w:sz w:val="28"/>
          <w:szCs w:val="28"/>
        </w:rPr>
        <w:t>class</w:t>
      </w:r>
    </w:p>
    <w:p w:rsidR="00131A50" w:rsidRPr="003F6B9E" w:rsidRDefault="00131A50" w:rsidP="00131A50">
      <w:pPr>
        <w:rPr>
          <w:rFonts w:ascii="Arial" w:hAnsi="Arial" w:cs="Arial"/>
          <w:sz w:val="28"/>
          <w:szCs w:val="28"/>
        </w:rPr>
      </w:pPr>
      <w:r w:rsidRPr="003F6B9E">
        <w:rPr>
          <w:rFonts w:ascii="Arial" w:hAnsi="Arial" w:cs="Arial"/>
          <w:sz w:val="28"/>
          <w:szCs w:val="28"/>
        </w:rPr>
        <w:t>b1-b6</w:t>
      </w:r>
    </w:p>
    <w:p w:rsidR="00131A50" w:rsidRPr="003F6B9E" w:rsidRDefault="00001C68" w:rsidP="00131A50">
      <w:pPr>
        <w:rPr>
          <w:rFonts w:ascii="Arial" w:hAnsi="Arial" w:cs="Arial"/>
          <w:sz w:val="28"/>
          <w:szCs w:val="28"/>
        </w:rPr>
      </w:pPr>
      <w:hyperlink r:id="rId9" w:history="1">
        <w:r w:rsidR="00131A50" w:rsidRPr="003F6B9E">
          <w:rPr>
            <w:rStyle w:val="Hyperlink"/>
            <w:rFonts w:ascii="Arial" w:hAnsi="Arial" w:cs="Arial"/>
            <w:sz w:val="28"/>
            <w:szCs w:val="28"/>
          </w:rPr>
          <w:t>http://home.tamk.fi/~poypek/b1_ict_saa_tulosta.php</w:t>
        </w:r>
      </w:hyperlink>
    </w:p>
    <w:p w:rsidR="00131A50" w:rsidRPr="003F6B9E" w:rsidRDefault="00131A50" w:rsidP="00131A50">
      <w:pPr>
        <w:rPr>
          <w:rFonts w:ascii="Arial" w:hAnsi="Arial" w:cs="Arial"/>
          <w:sz w:val="28"/>
          <w:szCs w:val="28"/>
        </w:rPr>
      </w:pPr>
    </w:p>
    <w:p w:rsidR="003F6B9E" w:rsidRPr="003F6B9E" w:rsidRDefault="003F6B9E" w:rsidP="00B930FC">
      <w:pPr>
        <w:ind w:left="576"/>
        <w:rPr>
          <w:rFonts w:ascii="Arial" w:hAnsi="Arial" w:cs="Arial"/>
          <w:sz w:val="28"/>
          <w:szCs w:val="28"/>
        </w:rPr>
      </w:pPr>
    </w:p>
    <w:p w:rsidR="00AD7421" w:rsidRPr="003F6B9E" w:rsidRDefault="00AD7421" w:rsidP="00131A50">
      <w:pPr>
        <w:pStyle w:val="Heading1"/>
      </w:pPr>
      <w:bookmarkStart w:id="30" w:name="_Toc471836093"/>
      <w:r w:rsidRPr="003F6B9E">
        <w:t xml:space="preserve">Requirements for </w:t>
      </w:r>
      <w:r w:rsidR="008E59AE">
        <w:t xml:space="preserve">application circuit </w:t>
      </w:r>
      <w:r w:rsidRPr="003F6B9E">
        <w:t xml:space="preserve">input </w:t>
      </w:r>
      <w:r w:rsidR="008E59AE">
        <w:t>(U</w:t>
      </w:r>
      <w:r w:rsidR="008E59AE" w:rsidRPr="008E59AE">
        <w:rPr>
          <w:vertAlign w:val="subscript"/>
        </w:rPr>
        <w:t>IN</w:t>
      </w:r>
      <w:r w:rsidR="008E59AE">
        <w:t>) output (U</w:t>
      </w:r>
      <w:r w:rsidR="008E59AE">
        <w:rPr>
          <w:vertAlign w:val="subscript"/>
        </w:rPr>
        <w:t>OUT</w:t>
      </w:r>
      <w:r w:rsidR="008E59AE">
        <w:t xml:space="preserve">)  </w:t>
      </w:r>
      <w:r w:rsidRPr="003F6B9E">
        <w:t>signals</w:t>
      </w:r>
      <w:r w:rsidR="00BF1BA6">
        <w:t xml:space="preserve">, </w:t>
      </w:r>
      <w:r w:rsidR="00BF1BA6">
        <w:br/>
        <w:t>( relevant for HW teams )</w:t>
      </w:r>
      <w:r w:rsidRPr="003F6B9E">
        <w:t>:</w:t>
      </w:r>
      <w:bookmarkEnd w:id="30"/>
    </w:p>
    <w:p w:rsidR="00BF217E" w:rsidRPr="003F6B9E" w:rsidRDefault="00BF217E" w:rsidP="00BF217E"/>
    <w:p w:rsidR="00882200" w:rsidRPr="003F6B9E" w:rsidRDefault="003F6B9E" w:rsidP="00882200">
      <w:pPr>
        <w:pStyle w:val="Heading2"/>
      </w:pPr>
      <w:bookmarkStart w:id="31" w:name="_Toc471836094"/>
      <w:r>
        <w:t>Common for all signals</w:t>
      </w:r>
      <w:bookmarkEnd w:id="31"/>
      <w:r w:rsidR="00B930FC" w:rsidRPr="003F6B9E">
        <w:t xml:space="preserve"> </w:t>
      </w:r>
    </w:p>
    <w:p w:rsidR="00882200" w:rsidRPr="003F6B9E" w:rsidRDefault="00882200" w:rsidP="00882200">
      <w:pPr>
        <w:ind w:left="1304"/>
        <w:rPr>
          <w:rFonts w:ascii="Arial" w:hAnsi="Arial" w:cs="Arial"/>
          <w:sz w:val="28"/>
          <w:szCs w:val="28"/>
        </w:rPr>
      </w:pPr>
    </w:p>
    <w:p w:rsidR="007F313A" w:rsidRPr="003F6B9E" w:rsidRDefault="00EF2A61" w:rsidP="00B930FC">
      <w:pPr>
        <w:pStyle w:val="ListParagraph"/>
        <w:numPr>
          <w:ilvl w:val="0"/>
          <w:numId w:val="9"/>
        </w:numPr>
        <w:rPr>
          <w:rFonts w:ascii="Arial" w:hAnsi="Arial" w:cs="Arial"/>
          <w:sz w:val="28"/>
          <w:szCs w:val="28"/>
        </w:rPr>
      </w:pPr>
      <w:r>
        <w:rPr>
          <w:rFonts w:ascii="Arial" w:hAnsi="Arial" w:cs="Arial"/>
          <w:sz w:val="28"/>
          <w:szCs w:val="28"/>
        </w:rPr>
        <w:t>Arduino input signal must be &lt; 5V (</w:t>
      </w:r>
      <w:r w:rsidR="00626C5D" w:rsidRPr="003F6B9E">
        <w:rPr>
          <w:rFonts w:ascii="Arial" w:hAnsi="Arial" w:cs="Arial"/>
          <w:sz w:val="28"/>
          <w:szCs w:val="28"/>
        </w:rPr>
        <w:t>5.</w:t>
      </w:r>
      <w:r w:rsidR="007F313A" w:rsidRPr="003F6B9E">
        <w:rPr>
          <w:rFonts w:ascii="Arial" w:hAnsi="Arial" w:cs="Arial"/>
          <w:sz w:val="28"/>
          <w:szCs w:val="28"/>
        </w:rPr>
        <w:t>7</w:t>
      </w:r>
      <w:r w:rsidR="00626C5D" w:rsidRPr="003F6B9E">
        <w:rPr>
          <w:rFonts w:ascii="Arial" w:hAnsi="Arial" w:cs="Arial"/>
          <w:sz w:val="28"/>
          <w:szCs w:val="28"/>
        </w:rPr>
        <w:t>V</w:t>
      </w:r>
      <w:r>
        <w:rPr>
          <w:rFonts w:ascii="Arial" w:hAnsi="Arial" w:cs="Arial"/>
          <w:sz w:val="28"/>
          <w:szCs w:val="28"/>
        </w:rPr>
        <w:t>)</w:t>
      </w:r>
    </w:p>
    <w:p w:rsidR="000D58A6" w:rsidRDefault="00EF2A61" w:rsidP="00B930FC">
      <w:pPr>
        <w:pStyle w:val="ListParagraph"/>
        <w:numPr>
          <w:ilvl w:val="0"/>
          <w:numId w:val="9"/>
        </w:numPr>
        <w:rPr>
          <w:rFonts w:ascii="Arial" w:hAnsi="Arial" w:cs="Arial"/>
          <w:sz w:val="28"/>
          <w:szCs w:val="28"/>
        </w:rPr>
      </w:pPr>
      <w:r>
        <w:rPr>
          <w:rFonts w:ascii="Arial" w:hAnsi="Arial" w:cs="Arial"/>
          <w:sz w:val="28"/>
          <w:szCs w:val="28"/>
        </w:rPr>
        <w:t xml:space="preserve">Arduino input signal must be </w:t>
      </w:r>
      <w:r w:rsidR="00626C5D" w:rsidRPr="003F6B9E">
        <w:rPr>
          <w:rFonts w:ascii="Arial" w:hAnsi="Arial" w:cs="Arial"/>
          <w:sz w:val="28"/>
          <w:szCs w:val="28"/>
        </w:rPr>
        <w:t xml:space="preserve"> </w:t>
      </w:r>
      <w:r>
        <w:rPr>
          <w:rFonts w:ascii="Arial" w:hAnsi="Arial" w:cs="Arial"/>
          <w:sz w:val="28"/>
          <w:szCs w:val="28"/>
        </w:rPr>
        <w:t>&gt;</w:t>
      </w:r>
      <w:r w:rsidR="007F313A" w:rsidRPr="003F6B9E">
        <w:rPr>
          <w:rFonts w:ascii="Arial" w:hAnsi="Arial" w:cs="Arial"/>
          <w:sz w:val="28"/>
          <w:szCs w:val="28"/>
        </w:rPr>
        <w:t>0V (-</w:t>
      </w:r>
      <w:r w:rsidR="00626C5D" w:rsidRPr="003F6B9E">
        <w:rPr>
          <w:rFonts w:ascii="Arial" w:hAnsi="Arial" w:cs="Arial"/>
          <w:sz w:val="28"/>
          <w:szCs w:val="28"/>
        </w:rPr>
        <w:t>0.</w:t>
      </w:r>
      <w:r w:rsidR="007F313A" w:rsidRPr="003F6B9E">
        <w:rPr>
          <w:rFonts w:ascii="Arial" w:hAnsi="Arial" w:cs="Arial"/>
          <w:sz w:val="28"/>
          <w:szCs w:val="28"/>
        </w:rPr>
        <w:t>7</w:t>
      </w:r>
      <w:r w:rsidR="00626C5D" w:rsidRPr="003F6B9E">
        <w:rPr>
          <w:rFonts w:ascii="Arial" w:hAnsi="Arial" w:cs="Arial"/>
          <w:sz w:val="28"/>
          <w:szCs w:val="28"/>
        </w:rPr>
        <w:t>V</w:t>
      </w:r>
      <w:r w:rsidR="007F313A" w:rsidRPr="003F6B9E">
        <w:rPr>
          <w:rFonts w:ascii="Arial" w:hAnsi="Arial" w:cs="Arial"/>
          <w:sz w:val="28"/>
          <w:szCs w:val="28"/>
        </w:rPr>
        <w:t>)</w:t>
      </w:r>
      <w:r w:rsidR="00626C5D" w:rsidRPr="003F6B9E">
        <w:rPr>
          <w:rFonts w:ascii="Arial" w:hAnsi="Arial" w:cs="Arial"/>
          <w:sz w:val="28"/>
          <w:szCs w:val="28"/>
        </w:rPr>
        <w:t xml:space="preserve"> </w:t>
      </w:r>
    </w:p>
    <w:p w:rsidR="00EF2A61" w:rsidRPr="00EF2A61" w:rsidRDefault="00EF2A61" w:rsidP="00EF2A61">
      <w:pPr>
        <w:pStyle w:val="ListParagraph"/>
        <w:numPr>
          <w:ilvl w:val="0"/>
          <w:numId w:val="9"/>
        </w:numPr>
        <w:rPr>
          <w:rFonts w:ascii="Arial" w:hAnsi="Arial" w:cs="Arial"/>
          <w:sz w:val="28"/>
          <w:szCs w:val="28"/>
        </w:rPr>
      </w:pPr>
      <w:r w:rsidRPr="00EF2A61">
        <w:rPr>
          <w:rFonts w:ascii="Arial" w:hAnsi="Arial" w:cs="Arial"/>
          <w:sz w:val="28"/>
          <w:szCs w:val="28"/>
        </w:rPr>
        <w:t>Application circuit load to signal box</w:t>
      </w:r>
      <w:del w:id="32" w:author="Esa Kunnari" w:date="2017-01-11T09:41:00Z">
        <w:r w:rsidRPr="00EF2A61" w:rsidDel="002A158F">
          <w:rPr>
            <w:rFonts w:ascii="Arial" w:hAnsi="Arial" w:cs="Arial"/>
            <w:sz w:val="28"/>
            <w:szCs w:val="28"/>
          </w:rPr>
          <w:delText xml:space="preserve"> </w:delText>
        </w:r>
      </w:del>
      <w:r w:rsidRPr="00EF2A61">
        <w:rPr>
          <w:rFonts w:ascii="Arial" w:hAnsi="Arial" w:cs="Arial"/>
          <w:sz w:val="28"/>
          <w:szCs w:val="28"/>
        </w:rPr>
        <w:t xml:space="preserve"> must be (+/-) &lt;50uA </w:t>
      </w:r>
    </w:p>
    <w:p w:rsidR="00EF2A61" w:rsidRPr="003F6B9E" w:rsidRDefault="00EF2A61" w:rsidP="00EF2A61">
      <w:pPr>
        <w:pStyle w:val="ListParagraph"/>
        <w:numPr>
          <w:ilvl w:val="0"/>
          <w:numId w:val="9"/>
        </w:numPr>
        <w:rPr>
          <w:rFonts w:ascii="Arial" w:hAnsi="Arial" w:cs="Arial"/>
          <w:sz w:val="28"/>
          <w:szCs w:val="28"/>
        </w:rPr>
      </w:pPr>
      <w:r>
        <w:rPr>
          <w:rFonts w:ascii="Arial" w:hAnsi="Arial" w:cs="Arial"/>
          <w:sz w:val="28"/>
          <w:szCs w:val="28"/>
        </w:rPr>
        <w:t xml:space="preserve">In case of </w:t>
      </w:r>
      <w:del w:id="33" w:author="Esa Kunnari" w:date="2017-01-11T09:41:00Z">
        <w:r w:rsidDel="002A158F">
          <w:rPr>
            <w:rFonts w:ascii="Arial" w:hAnsi="Arial" w:cs="Arial"/>
            <w:sz w:val="28"/>
            <w:szCs w:val="28"/>
          </w:rPr>
          <w:delText>mall function</w:delText>
        </w:r>
      </w:del>
      <w:ins w:id="34" w:author="Esa Kunnari" w:date="2017-01-11T09:41:00Z">
        <w:r w:rsidR="002A158F">
          <w:rPr>
            <w:rFonts w:ascii="Arial" w:hAnsi="Arial" w:cs="Arial"/>
            <w:sz w:val="28"/>
            <w:szCs w:val="28"/>
          </w:rPr>
          <w:t>malfunction</w:t>
        </w:r>
      </w:ins>
      <w:r>
        <w:rPr>
          <w:rFonts w:ascii="Arial" w:hAnsi="Arial" w:cs="Arial"/>
          <w:sz w:val="28"/>
          <w:szCs w:val="28"/>
        </w:rPr>
        <w:t xml:space="preserve"> or short circuit (5V) the arduino input signal can’t cause more than </w:t>
      </w:r>
      <w:r w:rsidRPr="003F6B9E">
        <w:rPr>
          <w:rFonts w:ascii="Arial" w:hAnsi="Arial" w:cs="Arial"/>
          <w:sz w:val="28"/>
          <w:szCs w:val="28"/>
        </w:rPr>
        <w:t>2mA</w:t>
      </w:r>
      <w:r>
        <w:rPr>
          <w:rFonts w:ascii="Arial" w:hAnsi="Arial" w:cs="Arial"/>
          <w:sz w:val="28"/>
          <w:szCs w:val="28"/>
        </w:rPr>
        <w:t xml:space="preserve"> short circuit current</w:t>
      </w:r>
      <w:r w:rsidRPr="003F6B9E">
        <w:rPr>
          <w:rFonts w:ascii="Arial" w:hAnsi="Arial" w:cs="Arial"/>
          <w:sz w:val="28"/>
          <w:szCs w:val="28"/>
        </w:rPr>
        <w:t xml:space="preserve">. </w:t>
      </w:r>
    </w:p>
    <w:p w:rsidR="00EF2A61" w:rsidRPr="00EF2A61" w:rsidRDefault="00EF2A61" w:rsidP="00EF2A61">
      <w:pPr>
        <w:pStyle w:val="ListParagraph"/>
        <w:numPr>
          <w:ilvl w:val="0"/>
          <w:numId w:val="9"/>
        </w:numPr>
        <w:rPr>
          <w:rFonts w:ascii="Arial" w:hAnsi="Arial" w:cs="Arial"/>
          <w:sz w:val="28"/>
          <w:szCs w:val="28"/>
        </w:rPr>
      </w:pPr>
      <w:r w:rsidRPr="00EF2A61">
        <w:rPr>
          <w:rFonts w:ascii="Arial" w:hAnsi="Arial" w:cs="Arial"/>
          <w:sz w:val="28"/>
          <w:szCs w:val="28"/>
        </w:rPr>
        <w:t xml:space="preserve">In case of mall function or short circuit (5V) the </w:t>
      </w:r>
      <w:r>
        <w:rPr>
          <w:rFonts w:ascii="Arial" w:hAnsi="Arial" w:cs="Arial"/>
          <w:sz w:val="28"/>
          <w:szCs w:val="28"/>
        </w:rPr>
        <w:t xml:space="preserve">application circuit </w:t>
      </w:r>
      <w:r w:rsidRPr="00EF2A61">
        <w:rPr>
          <w:rFonts w:ascii="Arial" w:hAnsi="Arial" w:cs="Arial"/>
          <w:sz w:val="28"/>
          <w:szCs w:val="28"/>
        </w:rPr>
        <w:t xml:space="preserve">input </w:t>
      </w:r>
      <w:r>
        <w:rPr>
          <w:rFonts w:ascii="Arial" w:hAnsi="Arial" w:cs="Arial"/>
          <w:sz w:val="28"/>
          <w:szCs w:val="28"/>
        </w:rPr>
        <w:t xml:space="preserve">signal </w:t>
      </w:r>
      <w:r w:rsidRPr="00EF2A61">
        <w:rPr>
          <w:rFonts w:ascii="Arial" w:hAnsi="Arial" w:cs="Arial"/>
          <w:sz w:val="28"/>
          <w:szCs w:val="28"/>
        </w:rPr>
        <w:t xml:space="preserve">can’t cause more than </w:t>
      </w:r>
      <w:r>
        <w:rPr>
          <w:rFonts w:ascii="Arial" w:hAnsi="Arial" w:cs="Arial"/>
          <w:sz w:val="28"/>
          <w:szCs w:val="28"/>
        </w:rPr>
        <w:t>0.1</w:t>
      </w:r>
      <w:r w:rsidRPr="00EF2A61">
        <w:rPr>
          <w:rFonts w:ascii="Arial" w:hAnsi="Arial" w:cs="Arial"/>
          <w:sz w:val="28"/>
          <w:szCs w:val="28"/>
        </w:rPr>
        <w:t xml:space="preserve">mA short circuit current. </w:t>
      </w:r>
    </w:p>
    <w:p w:rsidR="00EF2A61" w:rsidRPr="00EF2A61" w:rsidRDefault="00EF2A61" w:rsidP="00EF2A61">
      <w:pPr>
        <w:pStyle w:val="ListParagraph"/>
        <w:ind w:left="1296"/>
        <w:rPr>
          <w:rFonts w:ascii="Arial" w:hAnsi="Arial" w:cs="Arial"/>
          <w:sz w:val="28"/>
          <w:szCs w:val="28"/>
        </w:rPr>
      </w:pPr>
    </w:p>
    <w:p w:rsidR="006B56C5" w:rsidRPr="003F6B9E" w:rsidRDefault="006B56C5">
      <w:pPr>
        <w:rPr>
          <w:rFonts w:asciiTheme="majorHAnsi" w:eastAsiaTheme="majorEastAsia" w:hAnsiTheme="majorHAnsi" w:cstheme="majorBidi"/>
          <w:b/>
          <w:bCs/>
          <w:color w:val="4F81BD" w:themeColor="accent1"/>
          <w:sz w:val="26"/>
          <w:szCs w:val="26"/>
        </w:rPr>
      </w:pPr>
    </w:p>
    <w:p w:rsidR="003C2CC1" w:rsidRDefault="003C2CC1" w:rsidP="003C2CC1">
      <w:pPr>
        <w:pStyle w:val="Heading2"/>
      </w:pPr>
      <w:bookmarkStart w:id="35" w:name="_Toc471836095"/>
      <w:r w:rsidRPr="003F6B9E">
        <w:t>Digita</w:t>
      </w:r>
      <w:r w:rsidR="00285B2A">
        <w:t xml:space="preserve">l signal levels </w:t>
      </w:r>
      <w:r w:rsidRPr="003F6B9E">
        <w:t xml:space="preserve"> ”0” ja ”1”:</w:t>
      </w:r>
      <w:bookmarkEnd w:id="35"/>
    </w:p>
    <w:p w:rsidR="00BF1BA6" w:rsidRPr="00BF1BA6" w:rsidRDefault="00BF1BA6" w:rsidP="00BF1BA6"/>
    <w:p w:rsidR="006B56C5" w:rsidRPr="003F6B9E" w:rsidRDefault="006B56C5" w:rsidP="006B56C5"/>
    <w:p w:rsidR="00BF1BA6" w:rsidRDefault="00BF1BA6" w:rsidP="00BF1BA6">
      <w:pPr>
        <w:pStyle w:val="ListParagraph"/>
        <w:ind w:left="1664"/>
        <w:rPr>
          <w:rFonts w:ascii="Arial" w:hAnsi="Arial" w:cs="Arial"/>
          <w:sz w:val="28"/>
          <w:szCs w:val="28"/>
        </w:rPr>
      </w:pPr>
      <w:r>
        <w:rPr>
          <w:rFonts w:ascii="Arial" w:hAnsi="Arial" w:cs="Arial"/>
          <w:sz w:val="28"/>
          <w:szCs w:val="28"/>
        </w:rPr>
        <w:t>Arduino digital input pin is D2</w:t>
      </w:r>
    </w:p>
    <w:p w:rsidR="00BF1BA6" w:rsidRDefault="00BF1BA6" w:rsidP="00BF1BA6">
      <w:pPr>
        <w:pStyle w:val="ListParagraph"/>
        <w:ind w:left="1664"/>
        <w:rPr>
          <w:rFonts w:ascii="Arial" w:hAnsi="Arial" w:cs="Arial"/>
          <w:sz w:val="28"/>
          <w:szCs w:val="28"/>
        </w:rPr>
      </w:pPr>
    </w:p>
    <w:p w:rsidR="00BF1BA6" w:rsidRDefault="00BF1BA6" w:rsidP="00BF1BA6">
      <w:pPr>
        <w:pStyle w:val="ListParagraph"/>
        <w:ind w:left="1664"/>
        <w:rPr>
          <w:rFonts w:ascii="Arial" w:hAnsi="Arial" w:cs="Arial"/>
          <w:sz w:val="28"/>
          <w:szCs w:val="28"/>
        </w:rPr>
      </w:pPr>
    </w:p>
    <w:p w:rsidR="000D58A6" w:rsidRPr="003F6B9E" w:rsidRDefault="000D58A6" w:rsidP="00B930FC">
      <w:pPr>
        <w:pStyle w:val="ListParagraph"/>
        <w:numPr>
          <w:ilvl w:val="0"/>
          <w:numId w:val="8"/>
        </w:numPr>
        <w:rPr>
          <w:rFonts w:ascii="Arial" w:hAnsi="Arial" w:cs="Arial"/>
          <w:sz w:val="28"/>
          <w:szCs w:val="28"/>
        </w:rPr>
      </w:pPr>
      <w:r w:rsidRPr="003F6B9E">
        <w:rPr>
          <w:rFonts w:ascii="Arial" w:hAnsi="Arial" w:cs="Arial"/>
          <w:sz w:val="28"/>
          <w:szCs w:val="28"/>
        </w:rPr>
        <w:t xml:space="preserve">”0” </w:t>
      </w:r>
      <w:r w:rsidR="00285B2A">
        <w:rPr>
          <w:rFonts w:ascii="Arial" w:hAnsi="Arial" w:cs="Arial"/>
          <w:sz w:val="28"/>
          <w:szCs w:val="28"/>
        </w:rPr>
        <w:t xml:space="preserve">must be </w:t>
      </w:r>
      <w:r w:rsidRPr="003F6B9E">
        <w:rPr>
          <w:rFonts w:ascii="Arial" w:hAnsi="Arial" w:cs="Arial"/>
          <w:sz w:val="28"/>
          <w:szCs w:val="28"/>
        </w:rPr>
        <w:t>&lt; 0.5V</w:t>
      </w:r>
    </w:p>
    <w:p w:rsidR="000D58A6" w:rsidRPr="003F6B9E" w:rsidRDefault="000D58A6" w:rsidP="00B930FC">
      <w:pPr>
        <w:pStyle w:val="ListParagraph"/>
        <w:numPr>
          <w:ilvl w:val="0"/>
          <w:numId w:val="8"/>
        </w:numPr>
        <w:rPr>
          <w:rFonts w:ascii="Arial" w:hAnsi="Arial" w:cs="Arial"/>
          <w:sz w:val="28"/>
          <w:szCs w:val="28"/>
        </w:rPr>
      </w:pPr>
      <w:r w:rsidRPr="003F6B9E">
        <w:rPr>
          <w:rFonts w:ascii="Arial" w:hAnsi="Arial" w:cs="Arial"/>
          <w:sz w:val="28"/>
          <w:szCs w:val="28"/>
        </w:rPr>
        <w:t xml:space="preserve">”1” </w:t>
      </w:r>
      <w:r w:rsidR="00285B2A">
        <w:rPr>
          <w:rFonts w:ascii="Arial" w:hAnsi="Arial" w:cs="Arial"/>
          <w:sz w:val="28"/>
          <w:szCs w:val="28"/>
        </w:rPr>
        <w:t xml:space="preserve">must be </w:t>
      </w:r>
      <w:r w:rsidRPr="003F6B9E">
        <w:rPr>
          <w:rFonts w:ascii="Arial" w:hAnsi="Arial" w:cs="Arial"/>
          <w:sz w:val="28"/>
          <w:szCs w:val="28"/>
        </w:rPr>
        <w:t>&gt; 4.0V</w:t>
      </w:r>
    </w:p>
    <w:p w:rsidR="000D58A6" w:rsidRPr="003F6B9E" w:rsidRDefault="00285B2A" w:rsidP="00B930FC">
      <w:pPr>
        <w:pStyle w:val="ListParagraph"/>
        <w:numPr>
          <w:ilvl w:val="0"/>
          <w:numId w:val="8"/>
        </w:numPr>
        <w:rPr>
          <w:rFonts w:ascii="Arial" w:hAnsi="Arial" w:cs="Arial"/>
          <w:sz w:val="28"/>
          <w:szCs w:val="28"/>
        </w:rPr>
      </w:pPr>
      <w:r>
        <w:rPr>
          <w:rFonts w:ascii="Arial" w:hAnsi="Arial" w:cs="Arial"/>
          <w:sz w:val="28"/>
          <w:szCs w:val="28"/>
        </w:rPr>
        <w:t>No signal vibration allowed during state transition</w:t>
      </w:r>
    </w:p>
    <w:p w:rsidR="000D58A6" w:rsidRDefault="000D58A6" w:rsidP="00B930FC">
      <w:pPr>
        <w:pStyle w:val="ListParagraph"/>
        <w:numPr>
          <w:ilvl w:val="0"/>
          <w:numId w:val="8"/>
        </w:numPr>
        <w:rPr>
          <w:rFonts w:ascii="Arial" w:hAnsi="Arial" w:cs="Arial"/>
          <w:sz w:val="28"/>
          <w:szCs w:val="28"/>
        </w:rPr>
      </w:pPr>
      <w:r w:rsidRPr="003F6B9E">
        <w:rPr>
          <w:rFonts w:ascii="Arial" w:hAnsi="Arial" w:cs="Arial"/>
          <w:sz w:val="28"/>
          <w:szCs w:val="28"/>
        </w:rPr>
        <w:t>Signal</w:t>
      </w:r>
      <w:r w:rsidR="00285B2A">
        <w:rPr>
          <w:rFonts w:ascii="Arial" w:hAnsi="Arial" w:cs="Arial"/>
          <w:sz w:val="28"/>
          <w:szCs w:val="28"/>
        </w:rPr>
        <w:t xml:space="preserve"> rice and fall down times must be </w:t>
      </w:r>
      <w:r w:rsidRPr="003F6B9E">
        <w:rPr>
          <w:rFonts w:ascii="Arial" w:hAnsi="Arial" w:cs="Arial"/>
          <w:sz w:val="28"/>
          <w:szCs w:val="28"/>
        </w:rPr>
        <w:t xml:space="preserve">&lt; </w:t>
      </w:r>
      <w:r w:rsidR="00285B2A">
        <w:rPr>
          <w:rFonts w:ascii="Arial" w:hAnsi="Arial" w:cs="Arial"/>
          <w:sz w:val="28"/>
          <w:szCs w:val="28"/>
        </w:rPr>
        <w:t>1</w:t>
      </w:r>
      <w:r w:rsidRPr="003F6B9E">
        <w:rPr>
          <w:rFonts w:ascii="Arial" w:hAnsi="Arial" w:cs="Arial"/>
          <w:sz w:val="28"/>
          <w:szCs w:val="28"/>
        </w:rPr>
        <w:t>.</w:t>
      </w:r>
      <w:r w:rsidR="00285B2A">
        <w:rPr>
          <w:rFonts w:ascii="Arial" w:hAnsi="Arial" w:cs="Arial"/>
          <w:sz w:val="28"/>
          <w:szCs w:val="28"/>
        </w:rPr>
        <w:t>0</w:t>
      </w:r>
      <w:r w:rsidRPr="003F6B9E">
        <w:rPr>
          <w:rFonts w:ascii="Arial" w:hAnsi="Arial" w:cs="Arial"/>
          <w:sz w:val="28"/>
          <w:szCs w:val="28"/>
        </w:rPr>
        <w:t>ms</w:t>
      </w:r>
    </w:p>
    <w:p w:rsidR="004A20CD" w:rsidRDefault="004A20CD" w:rsidP="004A20CD">
      <w:pPr>
        <w:pStyle w:val="ListParagraph"/>
        <w:ind w:left="1664"/>
        <w:rPr>
          <w:rFonts w:ascii="Arial" w:hAnsi="Arial" w:cs="Arial"/>
          <w:sz w:val="28"/>
          <w:szCs w:val="28"/>
        </w:rPr>
      </w:pPr>
    </w:p>
    <w:p w:rsidR="004A20CD" w:rsidRDefault="004A20CD" w:rsidP="004A20CD">
      <w:pPr>
        <w:ind w:left="1304"/>
        <w:rPr>
          <w:rFonts w:ascii="Arial" w:hAnsi="Arial" w:cs="Arial"/>
          <w:sz w:val="28"/>
          <w:szCs w:val="28"/>
        </w:rPr>
      </w:pPr>
      <w:r>
        <w:rPr>
          <w:rFonts w:ascii="Arial" w:hAnsi="Arial" w:cs="Arial"/>
          <w:sz w:val="28"/>
          <w:szCs w:val="28"/>
        </w:rPr>
        <w:t>Digital signals are:</w:t>
      </w:r>
    </w:p>
    <w:p w:rsidR="004A20CD" w:rsidRPr="004A20CD" w:rsidRDefault="004A20CD" w:rsidP="004A20CD">
      <w:pPr>
        <w:pStyle w:val="ListParagraph"/>
        <w:numPr>
          <w:ilvl w:val="0"/>
          <w:numId w:val="13"/>
        </w:numPr>
        <w:rPr>
          <w:rFonts w:ascii="Arial" w:hAnsi="Arial" w:cs="Arial"/>
          <w:sz w:val="28"/>
          <w:szCs w:val="28"/>
        </w:rPr>
      </w:pPr>
      <w:r w:rsidRPr="004A20CD">
        <w:rPr>
          <w:rFonts w:ascii="Arial" w:hAnsi="Arial" w:cs="Arial"/>
          <w:sz w:val="28"/>
          <w:szCs w:val="28"/>
        </w:rPr>
        <w:t>Wind speed</w:t>
      </w:r>
    </w:p>
    <w:p w:rsidR="004A20CD" w:rsidRPr="004A20CD" w:rsidRDefault="004A20CD" w:rsidP="004A20CD">
      <w:pPr>
        <w:pStyle w:val="ListParagraph"/>
        <w:numPr>
          <w:ilvl w:val="0"/>
          <w:numId w:val="13"/>
        </w:numPr>
        <w:rPr>
          <w:rFonts w:ascii="Arial" w:hAnsi="Arial" w:cs="Arial"/>
          <w:sz w:val="28"/>
          <w:szCs w:val="28"/>
        </w:rPr>
      </w:pPr>
      <w:r w:rsidRPr="004A20CD">
        <w:rPr>
          <w:rFonts w:ascii="Arial" w:hAnsi="Arial" w:cs="Arial"/>
          <w:sz w:val="28"/>
          <w:szCs w:val="28"/>
        </w:rPr>
        <w:t>Rain</w:t>
      </w:r>
    </w:p>
    <w:p w:rsidR="004A20CD" w:rsidRPr="004A20CD" w:rsidRDefault="004A20CD" w:rsidP="004A20CD">
      <w:pPr>
        <w:pStyle w:val="ListParagraph"/>
        <w:numPr>
          <w:ilvl w:val="0"/>
          <w:numId w:val="13"/>
        </w:numPr>
        <w:rPr>
          <w:rFonts w:ascii="Arial" w:hAnsi="Arial" w:cs="Arial"/>
          <w:sz w:val="28"/>
          <w:szCs w:val="28"/>
        </w:rPr>
      </w:pPr>
      <w:r w:rsidRPr="004A20CD">
        <w:rPr>
          <w:rFonts w:ascii="Arial" w:hAnsi="Arial" w:cs="Arial"/>
          <w:sz w:val="28"/>
          <w:szCs w:val="28"/>
        </w:rPr>
        <w:t>Humidity in</w:t>
      </w:r>
    </w:p>
    <w:p w:rsidR="004A20CD" w:rsidRPr="004A20CD" w:rsidRDefault="004A20CD" w:rsidP="004A20CD">
      <w:pPr>
        <w:pStyle w:val="ListParagraph"/>
        <w:numPr>
          <w:ilvl w:val="0"/>
          <w:numId w:val="13"/>
        </w:numPr>
        <w:rPr>
          <w:rFonts w:ascii="Arial" w:hAnsi="Arial" w:cs="Arial"/>
          <w:sz w:val="28"/>
          <w:szCs w:val="28"/>
        </w:rPr>
      </w:pPr>
      <w:r w:rsidRPr="004A20CD">
        <w:rPr>
          <w:rFonts w:ascii="Arial" w:hAnsi="Arial" w:cs="Arial"/>
          <w:sz w:val="28"/>
          <w:szCs w:val="28"/>
        </w:rPr>
        <w:t>Humidity out</w:t>
      </w:r>
    </w:p>
    <w:p w:rsidR="00BF1BA6" w:rsidRDefault="00BF1BA6" w:rsidP="00BF1BA6">
      <w:pPr>
        <w:pStyle w:val="ListParagraph"/>
        <w:ind w:left="1664"/>
        <w:rPr>
          <w:rFonts w:ascii="Arial" w:hAnsi="Arial" w:cs="Arial"/>
          <w:sz w:val="28"/>
          <w:szCs w:val="28"/>
        </w:rPr>
      </w:pPr>
    </w:p>
    <w:p w:rsidR="00BF1BA6" w:rsidRDefault="00BF1BA6" w:rsidP="00BF1BA6">
      <w:pPr>
        <w:pStyle w:val="Heading2"/>
      </w:pPr>
      <w:r>
        <w:t>Analog signal levels</w:t>
      </w:r>
    </w:p>
    <w:p w:rsidR="00BF1BA6" w:rsidRDefault="00BF1BA6" w:rsidP="00BF1BA6">
      <w:pPr>
        <w:rPr>
          <w:rFonts w:ascii="Arial" w:hAnsi="Arial" w:cs="Arial"/>
          <w:sz w:val="28"/>
          <w:szCs w:val="28"/>
        </w:rPr>
      </w:pPr>
      <w:r>
        <w:rPr>
          <w:rFonts w:ascii="Arial" w:hAnsi="Arial" w:cs="Arial"/>
          <w:sz w:val="28"/>
          <w:szCs w:val="28"/>
        </w:rPr>
        <w:tab/>
      </w:r>
    </w:p>
    <w:p w:rsidR="004A20CD" w:rsidRDefault="004A20CD" w:rsidP="00BF1BA6">
      <w:pPr>
        <w:ind w:firstLine="1304"/>
        <w:rPr>
          <w:rFonts w:ascii="Arial" w:hAnsi="Arial" w:cs="Arial"/>
          <w:sz w:val="28"/>
          <w:szCs w:val="28"/>
        </w:rPr>
      </w:pPr>
      <w:r>
        <w:rPr>
          <w:rFonts w:ascii="Arial" w:hAnsi="Arial" w:cs="Arial"/>
          <w:sz w:val="28"/>
          <w:szCs w:val="28"/>
        </w:rPr>
        <w:t xml:space="preserve">For analog signal Arduino pin A4 is used. </w:t>
      </w:r>
    </w:p>
    <w:p w:rsidR="00BF1BA6" w:rsidRDefault="00BF1BA6" w:rsidP="00BF1BA6">
      <w:pPr>
        <w:ind w:firstLine="1304"/>
        <w:rPr>
          <w:rFonts w:ascii="Arial" w:hAnsi="Arial" w:cs="Arial"/>
          <w:sz w:val="28"/>
          <w:szCs w:val="28"/>
        </w:rPr>
      </w:pPr>
      <w:r>
        <w:rPr>
          <w:rFonts w:ascii="Arial" w:hAnsi="Arial" w:cs="Arial"/>
          <w:sz w:val="28"/>
          <w:szCs w:val="28"/>
        </w:rPr>
        <w:t>Input signal to Arduino A4 pin must be 0V &lt; 5V</w:t>
      </w:r>
    </w:p>
    <w:p w:rsidR="004A20CD" w:rsidRDefault="004A20CD" w:rsidP="00BF1BA6">
      <w:pPr>
        <w:ind w:firstLine="1304"/>
        <w:rPr>
          <w:rFonts w:ascii="Arial" w:hAnsi="Arial" w:cs="Arial"/>
          <w:sz w:val="28"/>
          <w:szCs w:val="28"/>
        </w:rPr>
      </w:pPr>
      <w:r>
        <w:rPr>
          <w:rFonts w:ascii="Arial" w:hAnsi="Arial" w:cs="Arial"/>
          <w:sz w:val="28"/>
          <w:szCs w:val="28"/>
        </w:rPr>
        <w:t>Analog signals are:</w:t>
      </w:r>
    </w:p>
    <w:p w:rsidR="004A20CD" w:rsidRPr="004A20CD" w:rsidRDefault="004A20CD" w:rsidP="004A20CD">
      <w:pPr>
        <w:pStyle w:val="ListParagraph"/>
        <w:numPr>
          <w:ilvl w:val="0"/>
          <w:numId w:val="12"/>
        </w:numPr>
        <w:rPr>
          <w:rFonts w:ascii="Arial" w:hAnsi="Arial" w:cs="Arial"/>
          <w:sz w:val="28"/>
          <w:szCs w:val="28"/>
        </w:rPr>
      </w:pPr>
      <w:r w:rsidRPr="004A20CD">
        <w:rPr>
          <w:rFonts w:ascii="Arial" w:hAnsi="Arial" w:cs="Arial"/>
          <w:sz w:val="28"/>
          <w:szCs w:val="28"/>
        </w:rPr>
        <w:t>Wind direction</w:t>
      </w:r>
    </w:p>
    <w:p w:rsidR="004A20CD" w:rsidRPr="004A20CD" w:rsidRDefault="004A20CD" w:rsidP="004A20CD">
      <w:pPr>
        <w:pStyle w:val="ListParagraph"/>
        <w:numPr>
          <w:ilvl w:val="0"/>
          <w:numId w:val="12"/>
        </w:numPr>
        <w:rPr>
          <w:rFonts w:ascii="Arial" w:hAnsi="Arial" w:cs="Arial"/>
          <w:sz w:val="28"/>
          <w:szCs w:val="28"/>
        </w:rPr>
      </w:pPr>
      <w:r w:rsidRPr="004A20CD">
        <w:rPr>
          <w:rFonts w:ascii="Arial" w:hAnsi="Arial" w:cs="Arial"/>
          <w:sz w:val="28"/>
          <w:szCs w:val="28"/>
        </w:rPr>
        <w:t xml:space="preserve">Temperature </w:t>
      </w:r>
    </w:p>
    <w:p w:rsidR="004A20CD" w:rsidRPr="004A20CD" w:rsidRDefault="004A20CD" w:rsidP="004A20CD">
      <w:pPr>
        <w:pStyle w:val="ListParagraph"/>
        <w:numPr>
          <w:ilvl w:val="0"/>
          <w:numId w:val="12"/>
        </w:numPr>
        <w:rPr>
          <w:rFonts w:ascii="Arial" w:hAnsi="Arial" w:cs="Arial"/>
          <w:sz w:val="28"/>
          <w:szCs w:val="28"/>
        </w:rPr>
      </w:pPr>
      <w:r w:rsidRPr="004A20CD">
        <w:rPr>
          <w:rFonts w:ascii="Arial" w:hAnsi="Arial" w:cs="Arial"/>
          <w:sz w:val="28"/>
          <w:szCs w:val="28"/>
        </w:rPr>
        <w:t>Light</w:t>
      </w:r>
    </w:p>
    <w:p w:rsidR="006E41FC" w:rsidRPr="003F6B9E" w:rsidRDefault="00462F6A" w:rsidP="00076170">
      <w:pPr>
        <w:pStyle w:val="Heading1"/>
      </w:pPr>
      <w:bookmarkStart w:id="36" w:name="_Toc471836096"/>
      <w:r>
        <w:t>Wind speed</w:t>
      </w:r>
      <w:bookmarkEnd w:id="36"/>
    </w:p>
    <w:p w:rsidR="00A01715" w:rsidRDefault="006E41FC" w:rsidP="003C2CC1">
      <w:pPr>
        <w:ind w:left="1304"/>
        <w:rPr>
          <w:rFonts w:ascii="Arial" w:hAnsi="Arial" w:cs="Arial"/>
          <w:sz w:val="28"/>
          <w:szCs w:val="28"/>
        </w:rPr>
      </w:pPr>
      <w:r w:rsidRPr="003F6B9E">
        <w:rPr>
          <w:rFonts w:ascii="Arial" w:hAnsi="Arial" w:cs="Arial"/>
          <w:sz w:val="28"/>
          <w:szCs w:val="28"/>
        </w:rPr>
        <w:t xml:space="preserve">    </w:t>
      </w:r>
    </w:p>
    <w:p w:rsidR="00344EE0" w:rsidRPr="003F6B9E" w:rsidRDefault="00344EE0" w:rsidP="00344EE0">
      <w:pPr>
        <w:pStyle w:val="Heading2"/>
      </w:pPr>
      <w:bookmarkStart w:id="37" w:name="_Toc471836097"/>
      <w:r>
        <w:t>General info</w:t>
      </w:r>
      <w:bookmarkEnd w:id="37"/>
    </w:p>
    <w:p w:rsidR="00344EE0" w:rsidRPr="003F6B9E" w:rsidRDefault="00344EE0" w:rsidP="003C2CC1">
      <w:pPr>
        <w:ind w:left="1304"/>
        <w:rPr>
          <w:rFonts w:ascii="Arial" w:hAnsi="Arial" w:cs="Arial"/>
          <w:sz w:val="28"/>
          <w:szCs w:val="28"/>
        </w:rPr>
      </w:pPr>
    </w:p>
    <w:p w:rsidR="00A01715" w:rsidRPr="003F6B9E" w:rsidRDefault="009921B2">
      <w:pPr>
        <w:rPr>
          <w:rFonts w:ascii="Arial" w:hAnsi="Arial" w:cs="Arial"/>
          <w:sz w:val="28"/>
          <w:szCs w:val="28"/>
        </w:rPr>
        <w:pPrChange w:id="38" w:author="Esa Kunnari" w:date="2017-01-13T16:07:00Z">
          <w:pPr>
            <w:ind w:left="1304"/>
          </w:pPr>
        </w:pPrChange>
      </w:pPr>
      <w:r>
        <w:rPr>
          <w:rFonts w:ascii="Arial" w:hAnsi="Arial" w:cs="Arial"/>
          <w:sz w:val="28"/>
          <w:szCs w:val="28"/>
        </w:rPr>
        <w:t>Application circuit U</w:t>
      </w:r>
      <w:r w:rsidRPr="009921B2">
        <w:rPr>
          <w:rFonts w:ascii="Arial" w:hAnsi="Arial" w:cs="Arial"/>
          <w:sz w:val="28"/>
          <w:szCs w:val="28"/>
          <w:vertAlign w:val="subscript"/>
        </w:rPr>
        <w:t>OUT</w:t>
      </w:r>
      <w:r>
        <w:rPr>
          <w:rFonts w:ascii="Arial" w:hAnsi="Arial" w:cs="Arial"/>
          <w:sz w:val="28"/>
          <w:szCs w:val="28"/>
        </w:rPr>
        <w:t xml:space="preserve"> </w:t>
      </w:r>
      <w:r w:rsidR="00594E93">
        <w:rPr>
          <w:rFonts w:ascii="Arial" w:hAnsi="Arial" w:cs="Arial"/>
          <w:sz w:val="28"/>
          <w:szCs w:val="28"/>
        </w:rPr>
        <w:t>s</w:t>
      </w:r>
      <w:r w:rsidR="00A01715" w:rsidRPr="003F6B9E">
        <w:rPr>
          <w:rFonts w:ascii="Arial" w:hAnsi="Arial" w:cs="Arial"/>
          <w:sz w:val="28"/>
          <w:szCs w:val="28"/>
        </w:rPr>
        <w:t>igna</w:t>
      </w:r>
      <w:r w:rsidR="00462F6A">
        <w:rPr>
          <w:rFonts w:ascii="Arial" w:hAnsi="Arial" w:cs="Arial"/>
          <w:sz w:val="28"/>
          <w:szCs w:val="28"/>
        </w:rPr>
        <w:t>l should not stay in state</w:t>
      </w:r>
      <w:r w:rsidR="00A01715" w:rsidRPr="003F6B9E">
        <w:rPr>
          <w:rFonts w:ascii="Arial" w:hAnsi="Arial" w:cs="Arial"/>
          <w:sz w:val="28"/>
          <w:szCs w:val="28"/>
        </w:rPr>
        <w:t>”1”</w:t>
      </w:r>
      <w:r w:rsidR="00076170">
        <w:rPr>
          <w:rFonts w:ascii="Arial" w:hAnsi="Arial" w:cs="Arial"/>
          <w:sz w:val="28"/>
          <w:szCs w:val="28"/>
        </w:rPr>
        <w:t xml:space="preserve"> no longer than 4ms</w:t>
      </w:r>
      <w:r w:rsidR="00A01715" w:rsidRPr="003F6B9E">
        <w:rPr>
          <w:rFonts w:ascii="Arial" w:hAnsi="Arial" w:cs="Arial"/>
          <w:sz w:val="28"/>
          <w:szCs w:val="28"/>
        </w:rPr>
        <w:t>.</w:t>
      </w:r>
      <w:r>
        <w:rPr>
          <w:rFonts w:ascii="Arial" w:hAnsi="Arial" w:cs="Arial"/>
          <w:sz w:val="28"/>
          <w:szCs w:val="28"/>
        </w:rPr>
        <w:t xml:space="preserve"> </w:t>
      </w:r>
      <w:r w:rsidR="00A01715" w:rsidRPr="003F6B9E">
        <w:rPr>
          <w:rFonts w:ascii="Arial" w:hAnsi="Arial" w:cs="Arial"/>
          <w:sz w:val="28"/>
          <w:szCs w:val="28"/>
        </w:rPr>
        <w:t xml:space="preserve">Signal </w:t>
      </w:r>
      <w:r w:rsidR="00462F6A">
        <w:rPr>
          <w:rFonts w:ascii="Arial" w:hAnsi="Arial" w:cs="Arial"/>
          <w:sz w:val="28"/>
          <w:szCs w:val="28"/>
        </w:rPr>
        <w:t xml:space="preserve">can be in state “1” 2ms – </w:t>
      </w:r>
      <w:ins w:id="39" w:author="Esa Kunnari" w:date="2017-01-13T16:49:00Z">
        <w:r w:rsidR="000132D5">
          <w:rPr>
            <w:rFonts w:ascii="Arial" w:hAnsi="Arial" w:cs="Arial"/>
            <w:sz w:val="28"/>
            <w:szCs w:val="28"/>
          </w:rPr>
          <w:t>6</w:t>
        </w:r>
      </w:ins>
      <w:del w:id="40" w:author="Esa Kunnari" w:date="2017-01-13T16:49:00Z">
        <w:r w:rsidR="00462F6A" w:rsidDel="000132D5">
          <w:rPr>
            <w:rFonts w:ascii="Arial" w:hAnsi="Arial" w:cs="Arial"/>
            <w:sz w:val="28"/>
            <w:szCs w:val="28"/>
          </w:rPr>
          <w:delText>4</w:delText>
        </w:r>
      </w:del>
      <w:r w:rsidR="00462F6A">
        <w:rPr>
          <w:rFonts w:ascii="Arial" w:hAnsi="Arial" w:cs="Arial"/>
          <w:sz w:val="28"/>
          <w:szCs w:val="28"/>
        </w:rPr>
        <w:t>ms</w:t>
      </w:r>
      <w:ins w:id="41" w:author="Esa Kunnari" w:date="2017-01-13T14:51:00Z">
        <w:r w:rsidR="00091557">
          <w:rPr>
            <w:rFonts w:ascii="Arial" w:hAnsi="Arial" w:cs="Arial"/>
            <w:sz w:val="28"/>
            <w:szCs w:val="28"/>
          </w:rPr>
          <w:t xml:space="preserve">. Signal voltage 0V and 5V. </w:t>
        </w:r>
      </w:ins>
      <w:r w:rsidR="00462F6A">
        <w:rPr>
          <w:rFonts w:ascii="Arial" w:hAnsi="Arial" w:cs="Arial"/>
          <w:sz w:val="28"/>
          <w:szCs w:val="28"/>
        </w:rPr>
        <w:t xml:space="preserve"> </w:t>
      </w:r>
    </w:p>
    <w:p w:rsidR="00A01715" w:rsidRDefault="00A01715" w:rsidP="003C2CC1">
      <w:pPr>
        <w:ind w:left="1304"/>
        <w:rPr>
          <w:ins w:id="42" w:author="Esa Kunnari" w:date="2017-01-13T16:07:00Z"/>
          <w:rFonts w:ascii="Arial" w:hAnsi="Arial" w:cs="Arial"/>
          <w:sz w:val="28"/>
          <w:szCs w:val="28"/>
        </w:rPr>
      </w:pPr>
    </w:p>
    <w:p w:rsidR="003844AB" w:rsidRDefault="003844AB" w:rsidP="003C2CC1">
      <w:pPr>
        <w:ind w:left="1304"/>
        <w:rPr>
          <w:ins w:id="43" w:author="Esa Kunnari" w:date="2017-01-13T16:07:00Z"/>
          <w:rFonts w:ascii="Arial" w:hAnsi="Arial" w:cs="Arial"/>
          <w:sz w:val="28"/>
          <w:szCs w:val="28"/>
        </w:rPr>
      </w:pPr>
    </w:p>
    <w:p w:rsidR="003844AB" w:rsidRPr="003F6B9E" w:rsidRDefault="003844AB" w:rsidP="003C2CC1">
      <w:pPr>
        <w:ind w:left="1304"/>
        <w:rPr>
          <w:rFonts w:ascii="Arial" w:hAnsi="Arial" w:cs="Arial"/>
          <w:sz w:val="28"/>
          <w:szCs w:val="28"/>
        </w:rPr>
      </w:pPr>
    </w:p>
    <w:tbl>
      <w:tblPr>
        <w:tblStyle w:val="TableGrid"/>
        <w:tblW w:w="0" w:type="auto"/>
        <w:tblInd w:w="1304" w:type="dxa"/>
        <w:tblLook w:val="04A0" w:firstRow="1" w:lastRow="0" w:firstColumn="1" w:lastColumn="0" w:noHBand="0" w:noVBand="1"/>
      </w:tblPr>
      <w:tblGrid>
        <w:gridCol w:w="3295"/>
        <w:gridCol w:w="2859"/>
      </w:tblGrid>
      <w:tr w:rsidR="00A01715" w:rsidRPr="003F6B9E" w:rsidTr="00A01715">
        <w:trPr>
          <w:trHeight w:val="300"/>
        </w:trPr>
        <w:tc>
          <w:tcPr>
            <w:tcW w:w="3295" w:type="dxa"/>
            <w:noWrap/>
            <w:hideMark/>
          </w:tcPr>
          <w:p w:rsidR="00462F6A" w:rsidRDefault="00462F6A" w:rsidP="00A01715">
            <w:pPr>
              <w:jc w:val="center"/>
              <w:rPr>
                <w:rFonts w:ascii="Arial" w:hAnsi="Arial" w:cs="Arial"/>
                <w:sz w:val="28"/>
                <w:szCs w:val="28"/>
              </w:rPr>
            </w:pPr>
          </w:p>
          <w:p w:rsidR="00A01715" w:rsidRPr="003F6B9E" w:rsidRDefault="00462F6A" w:rsidP="00A01715">
            <w:pPr>
              <w:jc w:val="center"/>
              <w:rPr>
                <w:rFonts w:ascii="Arial" w:hAnsi="Arial" w:cs="Arial"/>
                <w:sz w:val="28"/>
                <w:szCs w:val="28"/>
              </w:rPr>
            </w:pPr>
            <w:r>
              <w:rPr>
                <w:rFonts w:ascii="Arial" w:hAnsi="Arial" w:cs="Arial"/>
                <w:sz w:val="28"/>
                <w:szCs w:val="28"/>
              </w:rPr>
              <w:t>Wind speed</w:t>
            </w:r>
            <w:r w:rsidR="00A01715" w:rsidRPr="003F6B9E">
              <w:rPr>
                <w:rFonts w:ascii="Arial" w:hAnsi="Arial" w:cs="Arial"/>
                <w:sz w:val="28"/>
                <w:szCs w:val="28"/>
              </w:rPr>
              <w:t xml:space="preserve"> m/s</w:t>
            </w:r>
          </w:p>
        </w:tc>
        <w:tc>
          <w:tcPr>
            <w:tcW w:w="2859" w:type="dxa"/>
            <w:noWrap/>
            <w:hideMark/>
          </w:tcPr>
          <w:p w:rsidR="00462F6A" w:rsidRDefault="00462F6A" w:rsidP="00462F6A">
            <w:pPr>
              <w:jc w:val="center"/>
              <w:rPr>
                <w:rFonts w:ascii="Arial" w:hAnsi="Arial" w:cs="Arial"/>
                <w:sz w:val="28"/>
                <w:szCs w:val="28"/>
              </w:rPr>
            </w:pPr>
          </w:p>
          <w:p w:rsidR="00A01715" w:rsidRDefault="00A01715" w:rsidP="00462F6A">
            <w:pPr>
              <w:jc w:val="center"/>
              <w:rPr>
                <w:rFonts w:ascii="Arial" w:hAnsi="Arial" w:cs="Arial"/>
                <w:sz w:val="28"/>
                <w:szCs w:val="28"/>
              </w:rPr>
            </w:pPr>
            <w:r w:rsidRPr="003F6B9E">
              <w:rPr>
                <w:rFonts w:ascii="Arial" w:hAnsi="Arial" w:cs="Arial"/>
                <w:sz w:val="28"/>
                <w:szCs w:val="28"/>
              </w:rPr>
              <w:t>=</w:t>
            </w:r>
            <w:r w:rsidR="00462F6A">
              <w:rPr>
                <w:rFonts w:ascii="Arial" w:hAnsi="Arial" w:cs="Arial"/>
                <w:sz w:val="28"/>
                <w:szCs w:val="28"/>
              </w:rPr>
              <w:t>pulses</w:t>
            </w:r>
            <w:r w:rsidRPr="003F6B9E">
              <w:rPr>
                <w:rFonts w:ascii="Arial" w:hAnsi="Arial" w:cs="Arial"/>
                <w:sz w:val="28"/>
                <w:szCs w:val="28"/>
              </w:rPr>
              <w:t>/</w:t>
            </w:r>
            <w:r w:rsidR="00462F6A">
              <w:rPr>
                <w:rFonts w:ascii="Arial" w:hAnsi="Arial" w:cs="Arial"/>
                <w:sz w:val="28"/>
                <w:szCs w:val="28"/>
              </w:rPr>
              <w:t>sec</w:t>
            </w:r>
          </w:p>
          <w:p w:rsidR="00462F6A" w:rsidRPr="003F6B9E" w:rsidRDefault="00462F6A" w:rsidP="00462F6A">
            <w:pPr>
              <w:jc w:val="center"/>
              <w:rPr>
                <w:rFonts w:ascii="Arial" w:hAnsi="Arial" w:cs="Arial"/>
                <w:sz w:val="28"/>
                <w:szCs w:val="28"/>
              </w:rPr>
            </w:pPr>
          </w:p>
        </w:tc>
      </w:tr>
      <w:tr w:rsidR="00A01715" w:rsidRPr="003F6B9E" w:rsidTr="00462F6A">
        <w:trPr>
          <w:trHeight w:val="300"/>
        </w:trPr>
        <w:tc>
          <w:tcPr>
            <w:tcW w:w="3295" w:type="dxa"/>
            <w:noWrap/>
          </w:tcPr>
          <w:p w:rsidR="00A01715" w:rsidRPr="003F6B9E" w:rsidRDefault="00462F6A" w:rsidP="00A01715">
            <w:pPr>
              <w:ind w:left="1304"/>
              <w:rPr>
                <w:rFonts w:ascii="Arial" w:hAnsi="Arial" w:cs="Arial"/>
                <w:sz w:val="28"/>
                <w:szCs w:val="28"/>
              </w:rPr>
            </w:pPr>
            <w:r>
              <w:rPr>
                <w:rFonts w:ascii="Arial" w:hAnsi="Arial" w:cs="Arial"/>
                <w:sz w:val="28"/>
                <w:szCs w:val="28"/>
              </w:rPr>
              <w:t>16.0</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25.0</w:t>
            </w:r>
          </w:p>
        </w:tc>
      </w:tr>
      <w:tr w:rsidR="00A01715" w:rsidRPr="003F6B9E" w:rsidTr="00462F6A">
        <w:trPr>
          <w:trHeight w:val="300"/>
        </w:trPr>
        <w:tc>
          <w:tcPr>
            <w:tcW w:w="3295" w:type="dxa"/>
            <w:noWrap/>
          </w:tcPr>
          <w:p w:rsidR="00A01715" w:rsidRPr="003F6B9E" w:rsidRDefault="00462F6A" w:rsidP="00A01715">
            <w:pPr>
              <w:ind w:left="1304"/>
              <w:rPr>
                <w:rFonts w:ascii="Arial" w:hAnsi="Arial" w:cs="Arial"/>
                <w:sz w:val="28"/>
                <w:szCs w:val="28"/>
              </w:rPr>
            </w:pPr>
            <w:r>
              <w:rPr>
                <w:rFonts w:ascii="Arial" w:hAnsi="Arial" w:cs="Arial"/>
                <w:sz w:val="28"/>
                <w:szCs w:val="28"/>
              </w:rPr>
              <w:t>13.9</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22.2</w:t>
            </w:r>
          </w:p>
        </w:tc>
      </w:tr>
      <w:tr w:rsidR="00A01715" w:rsidRPr="003F6B9E" w:rsidTr="00462F6A">
        <w:trPr>
          <w:trHeight w:val="300"/>
        </w:trPr>
        <w:tc>
          <w:tcPr>
            <w:tcW w:w="3295" w:type="dxa"/>
            <w:noWrap/>
          </w:tcPr>
          <w:p w:rsidR="00A01715" w:rsidRPr="003F6B9E" w:rsidRDefault="00462F6A" w:rsidP="00A01715">
            <w:pPr>
              <w:ind w:left="1304"/>
              <w:rPr>
                <w:rFonts w:ascii="Arial" w:hAnsi="Arial" w:cs="Arial"/>
                <w:sz w:val="28"/>
                <w:szCs w:val="28"/>
              </w:rPr>
            </w:pPr>
            <w:r>
              <w:rPr>
                <w:rFonts w:ascii="Arial" w:hAnsi="Arial" w:cs="Arial"/>
                <w:sz w:val="28"/>
                <w:szCs w:val="28"/>
              </w:rPr>
              <w:t>10.9</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16.7</w:t>
            </w:r>
          </w:p>
        </w:tc>
      </w:tr>
      <w:tr w:rsidR="00A01715" w:rsidRPr="003F6B9E" w:rsidTr="00462F6A">
        <w:trPr>
          <w:trHeight w:val="300"/>
        </w:trPr>
        <w:tc>
          <w:tcPr>
            <w:tcW w:w="3295" w:type="dxa"/>
            <w:noWrap/>
          </w:tcPr>
          <w:p w:rsidR="00A01715" w:rsidRPr="003F6B9E" w:rsidRDefault="00462F6A" w:rsidP="00462F6A">
            <w:pPr>
              <w:ind w:left="1304"/>
              <w:rPr>
                <w:rFonts w:ascii="Arial" w:hAnsi="Arial" w:cs="Arial"/>
                <w:sz w:val="28"/>
                <w:szCs w:val="28"/>
              </w:rPr>
            </w:pPr>
            <w:r>
              <w:rPr>
                <w:rFonts w:ascii="Arial" w:hAnsi="Arial" w:cs="Arial"/>
                <w:sz w:val="28"/>
                <w:szCs w:val="28"/>
              </w:rPr>
              <w:t>8.8</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12.5</w:t>
            </w:r>
          </w:p>
        </w:tc>
      </w:tr>
      <w:tr w:rsidR="00A01715" w:rsidRPr="003F6B9E" w:rsidTr="00462F6A">
        <w:trPr>
          <w:trHeight w:val="300"/>
        </w:trPr>
        <w:tc>
          <w:tcPr>
            <w:tcW w:w="3295" w:type="dxa"/>
            <w:noWrap/>
          </w:tcPr>
          <w:p w:rsidR="00A01715" w:rsidRPr="003F6B9E" w:rsidRDefault="00462F6A" w:rsidP="00A01715">
            <w:pPr>
              <w:ind w:left="1304"/>
              <w:rPr>
                <w:rFonts w:ascii="Arial" w:hAnsi="Arial" w:cs="Arial"/>
                <w:sz w:val="28"/>
                <w:szCs w:val="28"/>
              </w:rPr>
            </w:pPr>
            <w:r>
              <w:rPr>
                <w:rFonts w:ascii="Arial" w:hAnsi="Arial" w:cs="Arial"/>
                <w:sz w:val="28"/>
                <w:szCs w:val="28"/>
              </w:rPr>
              <w:t>7.10</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10.0</w:t>
            </w:r>
          </w:p>
        </w:tc>
      </w:tr>
      <w:tr w:rsidR="00A01715" w:rsidRPr="003F6B9E" w:rsidTr="00462F6A">
        <w:trPr>
          <w:trHeight w:val="300"/>
        </w:trPr>
        <w:tc>
          <w:tcPr>
            <w:tcW w:w="3295" w:type="dxa"/>
            <w:noWrap/>
          </w:tcPr>
          <w:p w:rsidR="00A01715" w:rsidRPr="003F6B9E" w:rsidRDefault="00462F6A" w:rsidP="00A01715">
            <w:pPr>
              <w:ind w:left="1304"/>
              <w:rPr>
                <w:rFonts w:ascii="Arial" w:hAnsi="Arial" w:cs="Arial"/>
                <w:sz w:val="28"/>
                <w:szCs w:val="28"/>
              </w:rPr>
            </w:pPr>
            <w:r>
              <w:rPr>
                <w:rFonts w:ascii="Arial" w:hAnsi="Arial" w:cs="Arial"/>
                <w:sz w:val="28"/>
                <w:szCs w:val="28"/>
              </w:rPr>
              <w:t>4.8</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6.7</w:t>
            </w:r>
          </w:p>
        </w:tc>
      </w:tr>
      <w:tr w:rsidR="00A01715" w:rsidRPr="003F6B9E" w:rsidTr="00462F6A">
        <w:trPr>
          <w:trHeight w:val="300"/>
        </w:trPr>
        <w:tc>
          <w:tcPr>
            <w:tcW w:w="3295" w:type="dxa"/>
            <w:noWrap/>
          </w:tcPr>
          <w:p w:rsidR="00A01715" w:rsidRPr="003F6B9E" w:rsidRDefault="00462F6A" w:rsidP="00A01715">
            <w:pPr>
              <w:ind w:left="1304"/>
              <w:rPr>
                <w:rFonts w:ascii="Arial" w:hAnsi="Arial" w:cs="Arial"/>
                <w:sz w:val="28"/>
                <w:szCs w:val="28"/>
              </w:rPr>
            </w:pPr>
            <w:r>
              <w:rPr>
                <w:rFonts w:ascii="Arial" w:hAnsi="Arial" w:cs="Arial"/>
                <w:sz w:val="28"/>
                <w:szCs w:val="28"/>
              </w:rPr>
              <w:t>2.7</w:t>
            </w:r>
          </w:p>
        </w:tc>
        <w:tc>
          <w:tcPr>
            <w:tcW w:w="2859" w:type="dxa"/>
            <w:noWrap/>
          </w:tcPr>
          <w:p w:rsidR="00A01715" w:rsidRPr="003F6B9E" w:rsidRDefault="00462F6A" w:rsidP="00A01715">
            <w:pPr>
              <w:ind w:left="1304"/>
              <w:rPr>
                <w:rFonts w:ascii="Arial" w:hAnsi="Arial" w:cs="Arial"/>
                <w:sz w:val="28"/>
                <w:szCs w:val="28"/>
              </w:rPr>
            </w:pPr>
            <w:r>
              <w:rPr>
                <w:rFonts w:ascii="Arial" w:hAnsi="Arial" w:cs="Arial"/>
                <w:sz w:val="28"/>
                <w:szCs w:val="28"/>
              </w:rPr>
              <w:t>5</w:t>
            </w:r>
          </w:p>
        </w:tc>
      </w:tr>
      <w:tr w:rsidR="00A01715" w:rsidRPr="003F6B9E" w:rsidTr="00462F6A">
        <w:trPr>
          <w:trHeight w:val="300"/>
        </w:trPr>
        <w:tc>
          <w:tcPr>
            <w:tcW w:w="3295" w:type="dxa"/>
            <w:noWrap/>
          </w:tcPr>
          <w:p w:rsidR="00A01715" w:rsidRPr="003F6B9E" w:rsidRDefault="00A01715" w:rsidP="00A01715">
            <w:pPr>
              <w:ind w:left="1304"/>
              <w:rPr>
                <w:rFonts w:ascii="Arial" w:hAnsi="Arial" w:cs="Arial"/>
                <w:sz w:val="28"/>
                <w:szCs w:val="28"/>
              </w:rPr>
            </w:pPr>
          </w:p>
        </w:tc>
        <w:tc>
          <w:tcPr>
            <w:tcW w:w="2859" w:type="dxa"/>
            <w:noWrap/>
          </w:tcPr>
          <w:p w:rsidR="00A01715" w:rsidRPr="003F6B9E" w:rsidRDefault="00A01715" w:rsidP="00A01715">
            <w:pPr>
              <w:ind w:left="1304"/>
              <w:rPr>
                <w:rFonts w:ascii="Arial" w:hAnsi="Arial" w:cs="Arial"/>
                <w:sz w:val="28"/>
                <w:szCs w:val="28"/>
              </w:rPr>
            </w:pPr>
          </w:p>
        </w:tc>
      </w:tr>
    </w:tbl>
    <w:p w:rsidR="00A01715" w:rsidRDefault="00462F6A" w:rsidP="003C2CC1">
      <w:pPr>
        <w:ind w:left="1304"/>
        <w:rPr>
          <w:rFonts w:ascii="Arial" w:hAnsi="Arial" w:cs="Arial"/>
          <w:sz w:val="28"/>
          <w:szCs w:val="28"/>
        </w:rPr>
      </w:pPr>
      <w:r>
        <w:rPr>
          <w:rFonts w:ascii="Arial" w:hAnsi="Arial" w:cs="Arial"/>
          <w:sz w:val="28"/>
          <w:szCs w:val="28"/>
        </w:rPr>
        <w:br/>
        <w:t>Wind speed versus pulses from sensor</w:t>
      </w:r>
    </w:p>
    <w:p w:rsidR="00462F6A" w:rsidRPr="003F6B9E" w:rsidRDefault="00076170" w:rsidP="003C2CC1">
      <w:pPr>
        <w:ind w:left="1304"/>
        <w:rPr>
          <w:rFonts w:ascii="Arial" w:hAnsi="Arial" w:cs="Arial"/>
          <w:sz w:val="28"/>
          <w:szCs w:val="28"/>
        </w:rPr>
      </w:pPr>
      <w:r w:rsidRPr="00076170">
        <w:rPr>
          <w:rFonts w:ascii="Arial" w:hAnsi="Arial" w:cs="Arial"/>
          <w:noProof/>
          <w:sz w:val="28"/>
          <w:szCs w:val="28"/>
        </w:rPr>
        <mc:AlternateContent>
          <mc:Choice Requires="wps">
            <w:drawing>
              <wp:anchor distT="0" distB="0" distL="114300" distR="114300" simplePos="0" relativeHeight="252912640" behindDoc="0" locked="0" layoutInCell="1" allowOverlap="1" wp14:anchorId="10565C20" wp14:editId="5C18E076">
                <wp:simplePos x="0" y="0"/>
                <wp:positionH relativeFrom="column">
                  <wp:posOffset>3276600</wp:posOffset>
                </wp:positionH>
                <wp:positionV relativeFrom="paragraph">
                  <wp:posOffset>2202180</wp:posOffset>
                </wp:positionV>
                <wp:extent cx="586740" cy="289560"/>
                <wp:effectExtent l="0" t="0" r="0" b="0"/>
                <wp:wrapNone/>
                <wp:docPr id="234" name="Rectangle 234"/>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076170">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65C20" id="Rectangle 234" o:spid="_x0000_s1064" style="position:absolute;left:0;text-align:left;margin-left:258pt;margin-top:173.4pt;width:46.2pt;height:22.8pt;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" filled="f" stroked="f" strokeweight="2pt">
                <v:textbox>
                  <w:txbxContent>
                    <w:p w:rsidR="00283693" w:rsidRPr="00426B82" w:rsidRDefault="00283693" w:rsidP="00076170">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v:textbox>
              </v:rect>
            </w:pict>
          </mc:Fallback>
        </mc:AlternateContent>
      </w:r>
      <w:r w:rsidRPr="00076170">
        <w:rPr>
          <w:rFonts w:ascii="Arial" w:hAnsi="Arial" w:cs="Arial"/>
          <w:noProof/>
          <w:sz w:val="28"/>
          <w:szCs w:val="28"/>
        </w:rPr>
        <mc:AlternateContent>
          <mc:Choice Requires="wps">
            <w:drawing>
              <wp:anchor distT="0" distB="0" distL="114300" distR="114300" simplePos="0" relativeHeight="252910592" behindDoc="0" locked="0" layoutInCell="1" allowOverlap="1" wp14:anchorId="6387ECA8" wp14:editId="708EDCB8">
                <wp:simplePos x="0" y="0"/>
                <wp:positionH relativeFrom="column">
                  <wp:posOffset>1344930</wp:posOffset>
                </wp:positionH>
                <wp:positionV relativeFrom="paragraph">
                  <wp:posOffset>2346325</wp:posOffset>
                </wp:positionV>
                <wp:extent cx="2011680" cy="7620"/>
                <wp:effectExtent l="0" t="0" r="26670" b="30480"/>
                <wp:wrapNone/>
                <wp:docPr id="232" name="Straight Connector 232"/>
                <wp:cNvGraphicFramePr/>
                <a:graphic xmlns:a="http://schemas.openxmlformats.org/drawingml/2006/main">
                  <a:graphicData uri="http://schemas.microsoft.com/office/word/2010/wordprocessingShape">
                    <wps:wsp>
                      <wps:cNvCnPr/>
                      <wps:spPr>
                        <a:xfrm flipV="1">
                          <a:off x="0" y="0"/>
                          <a:ext cx="2011680" cy="762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960A0D" id="Straight Connector 232" o:spid="_x0000_s1026" style="position:absolute;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184.75pt" to="264.3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" strokecolor="#00b050" strokeweight="1.5pt"/>
            </w:pict>
          </mc:Fallback>
        </mc:AlternateContent>
      </w:r>
      <w:r w:rsidRPr="00076170">
        <w:rPr>
          <w:rFonts w:ascii="Arial" w:hAnsi="Arial" w:cs="Arial"/>
          <w:noProof/>
          <w:sz w:val="28"/>
          <w:szCs w:val="28"/>
        </w:rPr>
        <mc:AlternateContent>
          <mc:Choice Requires="wps">
            <w:drawing>
              <wp:anchor distT="0" distB="0" distL="114300" distR="114300" simplePos="0" relativeHeight="252911616" behindDoc="0" locked="0" layoutInCell="1" allowOverlap="1" wp14:anchorId="780FE550" wp14:editId="14DD37C9">
                <wp:simplePos x="0" y="0"/>
                <wp:positionH relativeFrom="column">
                  <wp:posOffset>2042160</wp:posOffset>
                </wp:positionH>
                <wp:positionV relativeFrom="paragraph">
                  <wp:posOffset>762000</wp:posOffset>
                </wp:positionV>
                <wp:extent cx="586740" cy="289560"/>
                <wp:effectExtent l="0" t="0" r="0" b="0"/>
                <wp:wrapNone/>
                <wp:docPr id="233" name="Rectangle 233"/>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076170">
                            <w:pPr>
                              <w:jc w:val="center"/>
                              <w:rPr>
                                <w:rFonts w:ascii="Arial" w:hAnsi="Arial" w:cs="Arial"/>
                                <w:b/>
                                <w:color w:val="000000" w:themeColor="text1"/>
                              </w:rPr>
                            </w:pPr>
                            <w:r>
                              <w:rPr>
                                <w:rFonts w:ascii="Arial" w:hAnsi="Arial" w:cs="Arial"/>
                                <w:b/>
                                <w:color w:val="000000" w:themeColor="text1"/>
                                <w:highlight w:val="cyan"/>
                              </w:rPr>
                              <w:t xml:space="preserve"> 2</w:t>
                            </w:r>
                            <w:r w:rsidRPr="00EB6C5E">
                              <w:rPr>
                                <w:rFonts w:ascii="Arial" w:hAnsi="Arial" w:cs="Arial"/>
                                <w:b/>
                                <w:color w:val="000000" w:themeColor="text1"/>
                                <w:highlight w:val="cyan"/>
                              </w:rPr>
                              <w:t>.</w:t>
                            </w:r>
                            <w:r>
                              <w:rPr>
                                <w:rFonts w:ascii="Arial" w:hAnsi="Arial" w:cs="Arial"/>
                                <w:b/>
                                <w:color w:val="000000" w:themeColor="text1"/>
                                <w:highlight w:val="cyan"/>
                              </w:rPr>
                              <w:t xml:space="preserve">0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FE550" id="Rectangle 233" o:spid="_x0000_s1065" style="position:absolute;left:0;text-align:left;margin-left:160.8pt;margin-top:60pt;width:46.2pt;height:22.8pt;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" filled="f" stroked="f" strokeweight="2pt">
                <v:textbox>
                  <w:txbxContent>
                    <w:p w:rsidR="00283693" w:rsidRPr="00426B82" w:rsidRDefault="00283693" w:rsidP="00076170">
                      <w:pPr>
                        <w:jc w:val="center"/>
                        <w:rPr>
                          <w:rFonts w:ascii="Arial" w:hAnsi="Arial" w:cs="Arial"/>
                          <w:b/>
                          <w:color w:val="000000" w:themeColor="text1"/>
                        </w:rPr>
                      </w:pPr>
                      <w:r>
                        <w:rPr>
                          <w:rFonts w:ascii="Arial" w:hAnsi="Arial" w:cs="Arial"/>
                          <w:b/>
                          <w:color w:val="000000" w:themeColor="text1"/>
                          <w:highlight w:val="cyan"/>
                        </w:rPr>
                        <w:t xml:space="preserve"> 2</w:t>
                      </w:r>
                      <w:r w:rsidRPr="00EB6C5E">
                        <w:rPr>
                          <w:rFonts w:ascii="Arial" w:hAnsi="Arial" w:cs="Arial"/>
                          <w:b/>
                          <w:color w:val="000000" w:themeColor="text1"/>
                          <w:highlight w:val="cyan"/>
                        </w:rPr>
                        <w:t>.</w:t>
                      </w:r>
                      <w:r>
                        <w:rPr>
                          <w:rFonts w:ascii="Arial" w:hAnsi="Arial" w:cs="Arial"/>
                          <w:b/>
                          <w:color w:val="000000" w:themeColor="text1"/>
                          <w:highlight w:val="cyan"/>
                        </w:rPr>
                        <w:t xml:space="preserve">0 V  </w:t>
                      </w:r>
                      <w:r>
                        <w:rPr>
                          <w:rFonts w:ascii="Arial" w:hAnsi="Arial" w:cs="Arial"/>
                          <w:b/>
                          <w:color w:val="000000" w:themeColor="text1"/>
                        </w:rPr>
                        <w:t xml:space="preserve">  </w:t>
                      </w:r>
                    </w:p>
                  </w:txbxContent>
                </v:textbox>
              </v:rect>
            </w:pict>
          </mc:Fallback>
        </mc:AlternateContent>
      </w:r>
      <w:r w:rsidRPr="00076170">
        <w:rPr>
          <w:rFonts w:ascii="Arial" w:hAnsi="Arial" w:cs="Arial"/>
          <w:noProof/>
          <w:sz w:val="28"/>
          <w:szCs w:val="28"/>
        </w:rPr>
        <mc:AlternateContent>
          <mc:Choice Requires="wps">
            <w:drawing>
              <wp:anchor distT="0" distB="0" distL="114300" distR="114300" simplePos="0" relativeHeight="252909568" behindDoc="0" locked="0" layoutInCell="1" allowOverlap="1" wp14:anchorId="4E86F795" wp14:editId="2AD4F076">
                <wp:simplePos x="0" y="0"/>
                <wp:positionH relativeFrom="column">
                  <wp:posOffset>1070610</wp:posOffset>
                </wp:positionH>
                <wp:positionV relativeFrom="paragraph">
                  <wp:posOffset>906145</wp:posOffset>
                </wp:positionV>
                <wp:extent cx="1021080" cy="7620"/>
                <wp:effectExtent l="0" t="0" r="26670" b="30480"/>
                <wp:wrapNone/>
                <wp:docPr id="15" name="Straight Connector 15"/>
                <wp:cNvGraphicFramePr/>
                <a:graphic xmlns:a="http://schemas.openxmlformats.org/drawingml/2006/main">
                  <a:graphicData uri="http://schemas.microsoft.com/office/word/2010/wordprocessingShape">
                    <wps:wsp>
                      <wps:cNvCnPr/>
                      <wps:spPr>
                        <a:xfrm flipV="1">
                          <a:off x="0" y="0"/>
                          <a:ext cx="1021080" cy="762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AAA9A3" id="Straight Connector 15" o:spid="_x0000_s1026" style="position:absolute;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pt,71.35pt" to="164.7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" strokecolor="#00b050" strokeweight="1.5pt"/>
            </w:pict>
          </mc:Fallback>
        </mc:AlternateContent>
      </w:r>
      <w:r w:rsidR="00462F6A">
        <w:rPr>
          <w:rFonts w:ascii="Arial" w:hAnsi="Arial" w:cs="Arial"/>
          <w:noProof/>
          <w:sz w:val="28"/>
          <w:szCs w:val="28"/>
        </w:rPr>
        <w:drawing>
          <wp:inline distT="0" distB="0" distL="0" distR="0" wp14:anchorId="6EF28E38">
            <wp:extent cx="5730875" cy="31394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3139440"/>
                    </a:xfrm>
                    <a:prstGeom prst="rect">
                      <a:avLst/>
                    </a:prstGeom>
                    <a:noFill/>
                  </pic:spPr>
                </pic:pic>
              </a:graphicData>
            </a:graphic>
          </wp:inline>
        </w:drawing>
      </w:r>
    </w:p>
    <w:p w:rsidR="00A01715" w:rsidRDefault="00462F6A" w:rsidP="00462F6A">
      <w:pPr>
        <w:ind w:left="1304"/>
        <w:rPr>
          <w:rFonts w:ascii="Arial" w:hAnsi="Arial" w:cs="Arial"/>
          <w:sz w:val="28"/>
          <w:szCs w:val="28"/>
        </w:rPr>
      </w:pPr>
      <w:r w:rsidRPr="00462F6A">
        <w:rPr>
          <w:rFonts w:ascii="Arial" w:hAnsi="Arial" w:cs="Arial"/>
          <w:sz w:val="28"/>
          <w:szCs w:val="28"/>
        </w:rPr>
        <w:t xml:space="preserve">Wind speed </w:t>
      </w:r>
      <w:r w:rsidR="00344EE0">
        <w:rPr>
          <w:rFonts w:ascii="Arial" w:hAnsi="Arial" w:cs="Arial"/>
          <w:sz w:val="28"/>
          <w:szCs w:val="28"/>
        </w:rPr>
        <w:t xml:space="preserve">signal </w:t>
      </w:r>
      <w:r w:rsidRPr="00462F6A">
        <w:rPr>
          <w:rFonts w:ascii="Arial" w:hAnsi="Arial" w:cs="Arial"/>
          <w:sz w:val="28"/>
          <w:szCs w:val="28"/>
        </w:rPr>
        <w:t>waveform fro</w:t>
      </w:r>
      <w:r w:rsidR="00076170">
        <w:rPr>
          <w:rFonts w:ascii="Arial" w:hAnsi="Arial" w:cs="Arial"/>
          <w:sz w:val="28"/>
          <w:szCs w:val="28"/>
        </w:rPr>
        <w:t>m</w:t>
      </w:r>
      <w:r w:rsidRPr="00462F6A">
        <w:rPr>
          <w:rFonts w:ascii="Arial" w:hAnsi="Arial" w:cs="Arial"/>
          <w:sz w:val="28"/>
          <w:szCs w:val="28"/>
        </w:rPr>
        <w:t xml:space="preserve"> signal box</w:t>
      </w:r>
      <w:r w:rsidR="00594E93">
        <w:rPr>
          <w:rFonts w:ascii="Arial" w:hAnsi="Arial" w:cs="Arial"/>
          <w:sz w:val="28"/>
          <w:szCs w:val="28"/>
        </w:rPr>
        <w:t xml:space="preserve">  ( Usgb</w:t>
      </w:r>
      <w:r w:rsidR="00594E93" w:rsidRPr="00594E93">
        <w:rPr>
          <w:rFonts w:ascii="Arial" w:hAnsi="Arial" w:cs="Arial"/>
          <w:sz w:val="28"/>
          <w:szCs w:val="28"/>
          <w:vertAlign w:val="subscript"/>
        </w:rPr>
        <w:t>OUT</w:t>
      </w:r>
      <w:r w:rsidR="00594E93" w:rsidRPr="00594E93">
        <w:rPr>
          <w:rFonts w:ascii="Arial" w:hAnsi="Arial" w:cs="Arial"/>
          <w:sz w:val="28"/>
          <w:szCs w:val="28"/>
        </w:rPr>
        <w:t xml:space="preserve"> )</w:t>
      </w:r>
    </w:p>
    <w:p w:rsidR="00285B2A" w:rsidRDefault="00285B2A" w:rsidP="00462F6A">
      <w:pPr>
        <w:ind w:left="1304"/>
        <w:rPr>
          <w:rFonts w:ascii="Arial" w:hAnsi="Arial" w:cs="Arial"/>
          <w:sz w:val="28"/>
          <w:szCs w:val="28"/>
        </w:rPr>
      </w:pPr>
    </w:p>
    <w:p w:rsidR="00076170" w:rsidRDefault="00076170" w:rsidP="00462F6A">
      <w:pPr>
        <w:ind w:left="1304"/>
        <w:rPr>
          <w:rFonts w:ascii="Arial" w:hAnsi="Arial" w:cs="Arial"/>
          <w:sz w:val="28"/>
          <w:szCs w:val="28"/>
        </w:rPr>
      </w:pPr>
      <w:r>
        <w:rPr>
          <w:rFonts w:ascii="Arial" w:hAnsi="Arial" w:cs="Arial"/>
          <w:sz w:val="28"/>
          <w:szCs w:val="28"/>
        </w:rPr>
        <w:t>Low level “0” = 0.0V</w:t>
      </w:r>
    </w:p>
    <w:p w:rsidR="00076170" w:rsidRPr="00462F6A" w:rsidRDefault="00076170" w:rsidP="00462F6A">
      <w:pPr>
        <w:ind w:left="1304"/>
        <w:rPr>
          <w:rFonts w:ascii="Arial" w:hAnsi="Arial" w:cs="Arial"/>
          <w:sz w:val="28"/>
          <w:szCs w:val="28"/>
        </w:rPr>
      </w:pPr>
      <w:r>
        <w:rPr>
          <w:rFonts w:ascii="Arial" w:hAnsi="Arial" w:cs="Arial"/>
          <w:sz w:val="28"/>
          <w:szCs w:val="28"/>
        </w:rPr>
        <w:t>High level “1” = 2.0V</w:t>
      </w:r>
    </w:p>
    <w:p w:rsidR="00462F6A" w:rsidRDefault="00462F6A" w:rsidP="003C2CC1">
      <w:pPr>
        <w:ind w:left="1304"/>
        <w:rPr>
          <w:rFonts w:ascii="Arial" w:hAnsi="Arial" w:cs="Arial"/>
          <w:sz w:val="28"/>
          <w:szCs w:val="28"/>
        </w:rPr>
      </w:pPr>
    </w:p>
    <w:p w:rsidR="00E115B9" w:rsidRDefault="00E115B9">
      <w:pPr>
        <w:rPr>
          <w:rFonts w:asciiTheme="majorHAnsi" w:eastAsiaTheme="majorEastAsia" w:hAnsiTheme="majorHAnsi" w:cstheme="majorBidi"/>
          <w:b/>
          <w:bCs/>
          <w:color w:val="4F81BD" w:themeColor="accent1"/>
          <w:sz w:val="26"/>
          <w:szCs w:val="26"/>
        </w:rPr>
      </w:pPr>
      <w:r>
        <w:br w:type="page"/>
      </w:r>
    </w:p>
    <w:p w:rsidR="00076170" w:rsidRPr="003F6B9E" w:rsidRDefault="00076170" w:rsidP="00076170">
      <w:pPr>
        <w:pStyle w:val="Heading2"/>
      </w:pPr>
      <w:bookmarkStart w:id="44" w:name="_Toc471836098"/>
      <w:r>
        <w:lastRenderedPageBreak/>
        <w:t>Reference circuit waveforms</w:t>
      </w:r>
      <w:bookmarkEnd w:id="44"/>
    </w:p>
    <w:p w:rsidR="00076170" w:rsidRDefault="00076170" w:rsidP="003C2CC1">
      <w:pPr>
        <w:ind w:left="1304"/>
        <w:rPr>
          <w:rFonts w:ascii="Arial" w:hAnsi="Arial" w:cs="Arial"/>
          <w:sz w:val="28"/>
          <w:szCs w:val="28"/>
        </w:rPr>
      </w:pPr>
    </w:p>
    <w:p w:rsidR="00A01715" w:rsidRDefault="00E115B9" w:rsidP="003C2CC1">
      <w:pPr>
        <w:ind w:left="1304"/>
        <w:rPr>
          <w:rFonts w:ascii="Arial" w:hAnsi="Arial" w:cs="Arial"/>
          <w:sz w:val="28"/>
          <w:szCs w:val="28"/>
        </w:rPr>
      </w:pPr>
      <w:r w:rsidRPr="00076170">
        <w:rPr>
          <w:rFonts w:ascii="Arial" w:hAnsi="Arial" w:cs="Arial"/>
          <w:noProof/>
          <w:sz w:val="28"/>
          <w:szCs w:val="28"/>
        </w:rPr>
        <mc:AlternateContent>
          <mc:Choice Requires="wps">
            <w:drawing>
              <wp:anchor distT="0" distB="0" distL="114300" distR="114300" simplePos="0" relativeHeight="252916736" behindDoc="0" locked="0" layoutInCell="1" allowOverlap="1" wp14:anchorId="5CD955C5" wp14:editId="18BC4BFC">
                <wp:simplePos x="0" y="0"/>
                <wp:positionH relativeFrom="column">
                  <wp:posOffset>990600</wp:posOffset>
                </wp:positionH>
                <wp:positionV relativeFrom="paragraph">
                  <wp:posOffset>1736725</wp:posOffset>
                </wp:positionV>
                <wp:extent cx="586740" cy="289560"/>
                <wp:effectExtent l="0" t="0" r="0" b="0"/>
                <wp:wrapNone/>
                <wp:docPr id="238" name="Rectangle 238"/>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955C5" id="Rectangle 238" o:spid="_x0000_s1066" style="position:absolute;left:0;text-align:left;margin-left:78pt;margin-top:136.75pt;width:46.2pt;height:22.8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" filled="f" stroked="f" strokeweight="2pt">
                <v:textbo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Pr="00076170">
        <w:rPr>
          <w:rFonts w:ascii="Arial" w:hAnsi="Arial" w:cs="Arial"/>
          <w:noProof/>
          <w:sz w:val="28"/>
          <w:szCs w:val="28"/>
        </w:rPr>
        <mc:AlternateContent>
          <mc:Choice Requires="wps">
            <w:drawing>
              <wp:anchor distT="0" distB="0" distL="114300" distR="114300" simplePos="0" relativeHeight="252914688" behindDoc="0" locked="0" layoutInCell="1" allowOverlap="1" wp14:anchorId="5D11815E" wp14:editId="039CDBD4">
                <wp:simplePos x="0" y="0"/>
                <wp:positionH relativeFrom="column">
                  <wp:posOffset>998220</wp:posOffset>
                </wp:positionH>
                <wp:positionV relativeFrom="paragraph">
                  <wp:posOffset>471805</wp:posOffset>
                </wp:positionV>
                <wp:extent cx="586740" cy="289560"/>
                <wp:effectExtent l="0" t="0" r="0" b="0"/>
                <wp:wrapNone/>
                <wp:docPr id="237" name="Rectangle 237"/>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1815E" id="Rectangle 237" o:spid="_x0000_s1067" style="position:absolute;left:0;text-align:left;margin-left:78.6pt;margin-top:37.15pt;width:46.2pt;height:22.8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" filled="f" stroked="f" strokeweight="2pt">
                <v:textbo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Pr>
          <w:rFonts w:ascii="Arial" w:hAnsi="Arial" w:cs="Arial"/>
          <w:noProof/>
          <w:sz w:val="28"/>
          <w:szCs w:val="28"/>
        </w:rPr>
        <w:drawing>
          <wp:inline distT="0" distB="0" distL="0" distR="0" wp14:anchorId="33D43745">
            <wp:extent cx="5730875" cy="3139440"/>
            <wp:effectExtent l="0" t="0" r="3175"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3139440"/>
                    </a:xfrm>
                    <a:prstGeom prst="rect">
                      <a:avLst/>
                    </a:prstGeom>
                    <a:noFill/>
                  </pic:spPr>
                </pic:pic>
              </a:graphicData>
            </a:graphic>
          </wp:inline>
        </w:drawing>
      </w:r>
      <w:r w:rsidR="003C2CC1" w:rsidRPr="003F6B9E">
        <w:rPr>
          <w:rFonts w:ascii="Arial" w:hAnsi="Arial" w:cs="Arial"/>
          <w:sz w:val="28"/>
          <w:szCs w:val="28"/>
        </w:rPr>
        <w:br/>
      </w:r>
    </w:p>
    <w:p w:rsidR="00E115B9" w:rsidRDefault="00E115B9" w:rsidP="003C2CC1">
      <w:pPr>
        <w:ind w:left="1304"/>
        <w:rPr>
          <w:rFonts w:ascii="Arial" w:hAnsi="Arial" w:cs="Arial"/>
          <w:sz w:val="28"/>
          <w:szCs w:val="28"/>
        </w:rPr>
      </w:pPr>
      <w:r w:rsidRPr="00E115B9">
        <w:rPr>
          <w:rFonts w:ascii="Arial" w:hAnsi="Arial" w:cs="Arial"/>
          <w:sz w:val="28"/>
          <w:szCs w:val="28"/>
        </w:rPr>
        <w:t xml:space="preserve">Wind speed reference </w:t>
      </w:r>
      <w:r>
        <w:rPr>
          <w:rFonts w:ascii="Arial" w:hAnsi="Arial" w:cs="Arial"/>
          <w:sz w:val="28"/>
          <w:szCs w:val="28"/>
        </w:rPr>
        <w:t>circuit U</w:t>
      </w:r>
      <w:r w:rsidRPr="00E115B9">
        <w:rPr>
          <w:rFonts w:ascii="Arial" w:hAnsi="Arial" w:cs="Arial"/>
          <w:sz w:val="28"/>
          <w:szCs w:val="28"/>
          <w:vertAlign w:val="subscript"/>
        </w:rPr>
        <w:t>IN</w:t>
      </w:r>
      <w:r w:rsidRPr="00E115B9">
        <w:rPr>
          <w:rFonts w:ascii="Arial" w:hAnsi="Arial" w:cs="Arial"/>
          <w:sz w:val="28"/>
          <w:szCs w:val="28"/>
        </w:rPr>
        <w:t xml:space="preserve"> and </w:t>
      </w:r>
      <w:r>
        <w:rPr>
          <w:rFonts w:ascii="Arial" w:hAnsi="Arial" w:cs="Arial"/>
          <w:sz w:val="28"/>
          <w:szCs w:val="28"/>
        </w:rPr>
        <w:t>U</w:t>
      </w:r>
      <w:r w:rsidRPr="00E115B9">
        <w:rPr>
          <w:rFonts w:ascii="Arial" w:hAnsi="Arial" w:cs="Arial"/>
          <w:sz w:val="28"/>
          <w:szCs w:val="28"/>
          <w:vertAlign w:val="subscript"/>
        </w:rPr>
        <w:t>OUT</w:t>
      </w:r>
      <w:r>
        <w:rPr>
          <w:rFonts w:ascii="Arial" w:hAnsi="Arial" w:cs="Arial"/>
          <w:sz w:val="28"/>
          <w:szCs w:val="28"/>
        </w:rPr>
        <w:t xml:space="preserve"> waveforms</w:t>
      </w:r>
    </w:p>
    <w:p w:rsidR="00E115B9" w:rsidRDefault="00E115B9" w:rsidP="00E115B9"/>
    <w:p w:rsidR="00E115B9" w:rsidRDefault="00E115B9" w:rsidP="003C2CC1">
      <w:pPr>
        <w:ind w:left="1304"/>
        <w:rPr>
          <w:rFonts w:ascii="Arial" w:hAnsi="Arial" w:cs="Arial"/>
          <w:sz w:val="28"/>
          <w:szCs w:val="28"/>
        </w:rPr>
      </w:pPr>
      <w:r w:rsidRPr="00076170">
        <w:rPr>
          <w:rFonts w:ascii="Arial" w:hAnsi="Arial" w:cs="Arial"/>
          <w:noProof/>
          <w:sz w:val="28"/>
          <w:szCs w:val="28"/>
        </w:rPr>
        <mc:AlternateContent>
          <mc:Choice Requires="wps">
            <w:drawing>
              <wp:anchor distT="0" distB="0" distL="114300" distR="114300" simplePos="0" relativeHeight="252920832" behindDoc="0" locked="0" layoutInCell="1" allowOverlap="1" wp14:anchorId="0569841C" wp14:editId="3BFDC797">
                <wp:simplePos x="0" y="0"/>
                <wp:positionH relativeFrom="column">
                  <wp:posOffset>1036320</wp:posOffset>
                </wp:positionH>
                <wp:positionV relativeFrom="paragraph">
                  <wp:posOffset>1790065</wp:posOffset>
                </wp:positionV>
                <wp:extent cx="586740" cy="289560"/>
                <wp:effectExtent l="0" t="0" r="0" b="0"/>
                <wp:wrapNone/>
                <wp:docPr id="240" name="Rectangle 240"/>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9841C" id="Rectangle 240" o:spid="_x0000_s1068" style="position:absolute;left:0;text-align:left;margin-left:81.6pt;margin-top:140.95pt;width:46.2pt;height:22.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" filled="f" stroked="f" strokeweight="2pt">
                <v:textbo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Pr="00076170">
        <w:rPr>
          <w:rFonts w:ascii="Arial" w:hAnsi="Arial" w:cs="Arial"/>
          <w:noProof/>
          <w:sz w:val="28"/>
          <w:szCs w:val="28"/>
        </w:rPr>
        <mc:AlternateContent>
          <mc:Choice Requires="wps">
            <w:drawing>
              <wp:anchor distT="0" distB="0" distL="114300" distR="114300" simplePos="0" relativeHeight="252918784" behindDoc="0" locked="0" layoutInCell="1" allowOverlap="1" wp14:anchorId="4317C6EC" wp14:editId="02371EE9">
                <wp:simplePos x="0" y="0"/>
                <wp:positionH relativeFrom="column">
                  <wp:posOffset>1021080</wp:posOffset>
                </wp:positionH>
                <wp:positionV relativeFrom="paragraph">
                  <wp:posOffset>487045</wp:posOffset>
                </wp:positionV>
                <wp:extent cx="586740" cy="289560"/>
                <wp:effectExtent l="0" t="0" r="0" b="0"/>
                <wp:wrapNone/>
                <wp:docPr id="239" name="Rectangle 239"/>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7C6EC" id="Rectangle 239" o:spid="_x0000_s1069" style="position:absolute;left:0;text-align:left;margin-left:80.4pt;margin-top:38.35pt;width:46.2pt;height:22.8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" filled="f" stroked="f" strokeweight="2pt">
                <v:textbox>
                  <w:txbxContent>
                    <w:p w:rsidR="00283693" w:rsidRPr="00426B82" w:rsidRDefault="00283693" w:rsidP="00E115B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Pr>
          <w:rFonts w:ascii="Arial" w:hAnsi="Arial" w:cs="Arial"/>
          <w:noProof/>
          <w:sz w:val="28"/>
          <w:szCs w:val="28"/>
        </w:rPr>
        <w:drawing>
          <wp:inline distT="0" distB="0" distL="0" distR="0" wp14:anchorId="1C40241A">
            <wp:extent cx="5730875" cy="3164205"/>
            <wp:effectExtent l="0" t="0" r="317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3164205"/>
                    </a:xfrm>
                    <a:prstGeom prst="rect">
                      <a:avLst/>
                    </a:prstGeom>
                    <a:noFill/>
                  </pic:spPr>
                </pic:pic>
              </a:graphicData>
            </a:graphic>
          </wp:inline>
        </w:drawing>
      </w:r>
    </w:p>
    <w:p w:rsidR="00E115B9" w:rsidRDefault="00E115B9" w:rsidP="00E115B9">
      <w:pPr>
        <w:ind w:left="1304"/>
        <w:rPr>
          <w:rFonts w:ascii="Arial" w:hAnsi="Arial" w:cs="Arial"/>
          <w:sz w:val="28"/>
          <w:szCs w:val="28"/>
        </w:rPr>
      </w:pPr>
      <w:r w:rsidRPr="00E115B9">
        <w:rPr>
          <w:rFonts w:ascii="Arial" w:hAnsi="Arial" w:cs="Arial"/>
          <w:sz w:val="28"/>
          <w:szCs w:val="28"/>
        </w:rPr>
        <w:t xml:space="preserve">Wind speed reference </w:t>
      </w:r>
      <w:r>
        <w:rPr>
          <w:rFonts w:ascii="Arial" w:hAnsi="Arial" w:cs="Arial"/>
          <w:sz w:val="28"/>
          <w:szCs w:val="28"/>
        </w:rPr>
        <w:t>circuit U</w:t>
      </w:r>
      <w:r w:rsidRPr="00E115B9">
        <w:rPr>
          <w:rFonts w:ascii="Arial" w:hAnsi="Arial" w:cs="Arial"/>
          <w:sz w:val="28"/>
          <w:szCs w:val="28"/>
          <w:vertAlign w:val="subscript"/>
        </w:rPr>
        <w:t>IN</w:t>
      </w:r>
      <w:r w:rsidRPr="00E115B9">
        <w:rPr>
          <w:rFonts w:ascii="Arial" w:hAnsi="Arial" w:cs="Arial"/>
          <w:sz w:val="28"/>
          <w:szCs w:val="28"/>
        </w:rPr>
        <w:t xml:space="preserve"> and </w:t>
      </w:r>
      <w:r>
        <w:rPr>
          <w:rFonts w:ascii="Arial" w:hAnsi="Arial" w:cs="Arial"/>
          <w:sz w:val="28"/>
          <w:szCs w:val="28"/>
        </w:rPr>
        <w:t>U</w:t>
      </w:r>
      <w:r w:rsidRPr="00E115B9">
        <w:rPr>
          <w:rFonts w:ascii="Arial" w:hAnsi="Arial" w:cs="Arial"/>
          <w:sz w:val="28"/>
          <w:szCs w:val="28"/>
          <w:vertAlign w:val="subscript"/>
        </w:rPr>
        <w:t>OUT</w:t>
      </w:r>
      <w:r>
        <w:rPr>
          <w:rFonts w:ascii="Arial" w:hAnsi="Arial" w:cs="Arial"/>
          <w:sz w:val="28"/>
          <w:szCs w:val="28"/>
        </w:rPr>
        <w:t xml:space="preserve"> waveforms</w:t>
      </w:r>
    </w:p>
    <w:p w:rsidR="00E115B9" w:rsidRDefault="00E115B9" w:rsidP="00E115B9">
      <w:pPr>
        <w:ind w:left="1304"/>
        <w:rPr>
          <w:rFonts w:ascii="Arial" w:hAnsi="Arial" w:cs="Arial"/>
          <w:sz w:val="28"/>
          <w:szCs w:val="28"/>
        </w:rPr>
      </w:pPr>
    </w:p>
    <w:p w:rsidR="006E41FC" w:rsidRPr="003F6B9E" w:rsidRDefault="00E115B9" w:rsidP="00E115B9">
      <w:pPr>
        <w:pStyle w:val="Heading1"/>
      </w:pPr>
      <w:bookmarkStart w:id="45" w:name="_Toc471836099"/>
      <w:r>
        <w:lastRenderedPageBreak/>
        <w:t>Rain</w:t>
      </w:r>
      <w:r w:rsidR="002F3B91">
        <w:t xml:space="preserve"> level</w:t>
      </w:r>
      <w:bookmarkEnd w:id="45"/>
    </w:p>
    <w:p w:rsidR="00C77478" w:rsidRPr="003F6B9E" w:rsidRDefault="00285B2A" w:rsidP="00285B2A">
      <w:pPr>
        <w:pStyle w:val="Heading2"/>
      </w:pPr>
      <w:bookmarkStart w:id="46" w:name="_Toc471836100"/>
      <w:r>
        <w:t>General info</w:t>
      </w:r>
      <w:bookmarkEnd w:id="46"/>
    </w:p>
    <w:p w:rsidR="00285B2A" w:rsidRDefault="00285B2A" w:rsidP="003C2CC1">
      <w:pPr>
        <w:ind w:left="1304"/>
        <w:rPr>
          <w:rFonts w:ascii="Arial" w:hAnsi="Arial" w:cs="Arial"/>
          <w:sz w:val="28"/>
          <w:szCs w:val="28"/>
        </w:rPr>
      </w:pPr>
    </w:p>
    <w:p w:rsidR="00A01715" w:rsidRPr="003F6B9E" w:rsidRDefault="00E115B9" w:rsidP="003C2CC1">
      <w:pPr>
        <w:ind w:left="1304"/>
        <w:rPr>
          <w:rFonts w:ascii="Arial" w:hAnsi="Arial" w:cs="Arial"/>
          <w:sz w:val="28"/>
          <w:szCs w:val="28"/>
        </w:rPr>
      </w:pPr>
      <w:r>
        <w:rPr>
          <w:rFonts w:ascii="Arial" w:hAnsi="Arial" w:cs="Arial"/>
          <w:sz w:val="28"/>
          <w:szCs w:val="28"/>
        </w:rPr>
        <w:t>One se</w:t>
      </w:r>
      <w:r w:rsidR="00285B2A">
        <w:rPr>
          <w:rFonts w:ascii="Arial" w:hAnsi="Arial" w:cs="Arial"/>
          <w:sz w:val="28"/>
          <w:szCs w:val="28"/>
        </w:rPr>
        <w:t>n</w:t>
      </w:r>
      <w:r>
        <w:rPr>
          <w:rFonts w:ascii="Arial" w:hAnsi="Arial" w:cs="Arial"/>
          <w:sz w:val="28"/>
          <w:szCs w:val="28"/>
        </w:rPr>
        <w:t xml:space="preserve">sor </w:t>
      </w:r>
      <w:r w:rsidR="00285B2A">
        <w:rPr>
          <w:rFonts w:ascii="Arial" w:hAnsi="Arial" w:cs="Arial"/>
          <w:sz w:val="28"/>
          <w:szCs w:val="28"/>
        </w:rPr>
        <w:t>tip over gives one pulse</w:t>
      </w:r>
      <w:r w:rsidR="00A01715" w:rsidRPr="003F6B9E">
        <w:rPr>
          <w:rFonts w:ascii="Arial" w:hAnsi="Arial" w:cs="Arial"/>
          <w:sz w:val="28"/>
          <w:szCs w:val="28"/>
        </w:rPr>
        <w:t>.</w:t>
      </w:r>
    </w:p>
    <w:p w:rsidR="000D58A6" w:rsidRDefault="00285B2A" w:rsidP="003C2CC1">
      <w:pPr>
        <w:ind w:left="1304"/>
        <w:rPr>
          <w:rFonts w:ascii="Arial" w:hAnsi="Arial" w:cs="Arial"/>
          <w:sz w:val="28"/>
          <w:szCs w:val="28"/>
        </w:rPr>
      </w:pPr>
      <w:r>
        <w:rPr>
          <w:rFonts w:ascii="Arial" w:hAnsi="Arial" w:cs="Arial"/>
          <w:sz w:val="28"/>
          <w:szCs w:val="28"/>
        </w:rPr>
        <w:t xml:space="preserve">For on tip over water is needed </w:t>
      </w:r>
      <w:r w:rsidR="00A01715" w:rsidRPr="003F6B9E">
        <w:rPr>
          <w:rFonts w:ascii="Arial" w:hAnsi="Arial" w:cs="Arial"/>
          <w:sz w:val="28"/>
          <w:szCs w:val="28"/>
        </w:rPr>
        <w:t xml:space="preserve">3 ml. </w:t>
      </w:r>
      <w:r>
        <w:rPr>
          <w:rFonts w:ascii="Arial" w:hAnsi="Arial" w:cs="Arial"/>
          <w:sz w:val="28"/>
          <w:szCs w:val="28"/>
        </w:rPr>
        <w:t xml:space="preserve">Collecting area is </w:t>
      </w:r>
      <w:r w:rsidR="00A01715" w:rsidRPr="003F6B9E">
        <w:rPr>
          <w:rFonts w:ascii="Arial" w:hAnsi="Arial" w:cs="Arial"/>
          <w:sz w:val="28"/>
          <w:szCs w:val="28"/>
        </w:rPr>
        <w:t>55 cm</w:t>
      </w:r>
      <w:r w:rsidR="00A01715" w:rsidRPr="003F6B9E">
        <w:rPr>
          <w:rFonts w:ascii="Arial" w:hAnsi="Arial" w:cs="Arial"/>
          <w:sz w:val="28"/>
          <w:szCs w:val="28"/>
          <w:vertAlign w:val="superscript"/>
        </w:rPr>
        <w:t>2</w:t>
      </w:r>
      <w:r w:rsidR="00A01715" w:rsidRPr="003F6B9E">
        <w:rPr>
          <w:rFonts w:ascii="Arial" w:hAnsi="Arial" w:cs="Arial"/>
          <w:sz w:val="28"/>
          <w:szCs w:val="28"/>
        </w:rPr>
        <w:t xml:space="preserve"> </w:t>
      </w:r>
      <w:r>
        <w:rPr>
          <w:rFonts w:ascii="Arial" w:hAnsi="Arial" w:cs="Arial"/>
          <w:sz w:val="28"/>
          <w:szCs w:val="28"/>
        </w:rPr>
        <w:t>.</w:t>
      </w:r>
    </w:p>
    <w:p w:rsidR="00285B2A" w:rsidRDefault="00285B2A" w:rsidP="003C2CC1">
      <w:pPr>
        <w:ind w:left="1304"/>
        <w:rPr>
          <w:rFonts w:ascii="Arial" w:hAnsi="Arial" w:cs="Arial"/>
          <w:sz w:val="28"/>
          <w:szCs w:val="28"/>
        </w:rPr>
      </w:pPr>
      <w:r>
        <w:rPr>
          <w:rFonts w:ascii="Arial" w:hAnsi="Arial" w:cs="Arial"/>
          <w:sz w:val="28"/>
          <w:szCs w:val="28"/>
        </w:rPr>
        <w:t>One pulse equal 3ml rain.</w:t>
      </w:r>
    </w:p>
    <w:p w:rsidR="00285B2A" w:rsidRPr="003F6B9E" w:rsidRDefault="00285B2A" w:rsidP="003C2CC1">
      <w:pPr>
        <w:ind w:left="1304"/>
        <w:rPr>
          <w:rFonts w:ascii="Arial" w:hAnsi="Arial" w:cs="Arial"/>
          <w:sz w:val="28"/>
          <w:szCs w:val="28"/>
        </w:rPr>
      </w:pPr>
    </w:p>
    <w:p w:rsidR="00285B2A" w:rsidRPr="003F6B9E" w:rsidRDefault="00594E93" w:rsidP="00285B2A">
      <w:pPr>
        <w:ind w:left="1304"/>
        <w:rPr>
          <w:rFonts w:ascii="Arial" w:hAnsi="Arial" w:cs="Arial"/>
          <w:sz w:val="28"/>
          <w:szCs w:val="28"/>
        </w:rPr>
      </w:pPr>
      <w:r>
        <w:rPr>
          <w:rFonts w:ascii="Arial" w:hAnsi="Arial" w:cs="Arial"/>
          <w:sz w:val="28"/>
          <w:szCs w:val="28"/>
        </w:rPr>
        <w:t>Application circuit U</w:t>
      </w:r>
      <w:r w:rsidRPr="009921B2">
        <w:rPr>
          <w:rFonts w:ascii="Arial" w:hAnsi="Arial" w:cs="Arial"/>
          <w:sz w:val="28"/>
          <w:szCs w:val="28"/>
          <w:vertAlign w:val="subscript"/>
        </w:rPr>
        <w:t>OUT</w:t>
      </w:r>
      <w:r>
        <w:rPr>
          <w:rFonts w:ascii="Arial" w:hAnsi="Arial" w:cs="Arial"/>
          <w:sz w:val="28"/>
          <w:szCs w:val="28"/>
        </w:rPr>
        <w:t xml:space="preserve"> s</w:t>
      </w:r>
      <w:r w:rsidR="00285B2A" w:rsidRPr="003F6B9E">
        <w:rPr>
          <w:rFonts w:ascii="Arial" w:hAnsi="Arial" w:cs="Arial"/>
          <w:sz w:val="28"/>
          <w:szCs w:val="28"/>
        </w:rPr>
        <w:t>igna</w:t>
      </w:r>
      <w:r w:rsidR="00285B2A">
        <w:rPr>
          <w:rFonts w:ascii="Arial" w:hAnsi="Arial" w:cs="Arial"/>
          <w:sz w:val="28"/>
          <w:szCs w:val="28"/>
        </w:rPr>
        <w:t>l should not stay in state</w:t>
      </w:r>
      <w:r w:rsidR="00285B2A" w:rsidRPr="003F6B9E">
        <w:rPr>
          <w:rFonts w:ascii="Arial" w:hAnsi="Arial" w:cs="Arial"/>
          <w:sz w:val="28"/>
          <w:szCs w:val="28"/>
        </w:rPr>
        <w:t>”1”</w:t>
      </w:r>
      <w:r w:rsidR="00285B2A">
        <w:rPr>
          <w:rFonts w:ascii="Arial" w:hAnsi="Arial" w:cs="Arial"/>
          <w:sz w:val="28"/>
          <w:szCs w:val="28"/>
        </w:rPr>
        <w:t xml:space="preserve"> no longer than 5</w:t>
      </w:r>
      <w:ins w:id="47" w:author="Esa Kunnari" w:date="2017-01-13T16:49:00Z">
        <w:r w:rsidR="00283693">
          <w:rPr>
            <w:rFonts w:ascii="Arial" w:hAnsi="Arial" w:cs="Arial"/>
            <w:sz w:val="28"/>
            <w:szCs w:val="28"/>
          </w:rPr>
          <w:t>0</w:t>
        </w:r>
      </w:ins>
      <w:r w:rsidR="00285B2A">
        <w:rPr>
          <w:rFonts w:ascii="Arial" w:hAnsi="Arial" w:cs="Arial"/>
          <w:sz w:val="28"/>
          <w:szCs w:val="28"/>
        </w:rPr>
        <w:t>ms</w:t>
      </w:r>
      <w:r w:rsidR="00285B2A" w:rsidRPr="003F6B9E">
        <w:rPr>
          <w:rFonts w:ascii="Arial" w:hAnsi="Arial" w:cs="Arial"/>
          <w:sz w:val="28"/>
          <w:szCs w:val="28"/>
        </w:rPr>
        <w:t>.</w:t>
      </w:r>
      <w:ins w:id="48" w:author="Esa Kunnari" w:date="2017-01-11T10:02:00Z">
        <w:r w:rsidR="00DB6AD7">
          <w:rPr>
            <w:rFonts w:ascii="Arial" w:hAnsi="Arial" w:cs="Arial"/>
            <w:sz w:val="28"/>
            <w:szCs w:val="28"/>
          </w:rPr>
          <w:t xml:space="preserve"> </w:t>
        </w:r>
      </w:ins>
    </w:p>
    <w:p w:rsidR="00285B2A" w:rsidRDefault="00285B2A" w:rsidP="00285B2A">
      <w:pPr>
        <w:ind w:left="1304"/>
        <w:rPr>
          <w:ins w:id="49" w:author="Esa Kunnari" w:date="2017-01-13T14:54:00Z"/>
          <w:rFonts w:ascii="Arial" w:hAnsi="Arial" w:cs="Arial"/>
          <w:sz w:val="28"/>
          <w:szCs w:val="28"/>
        </w:rPr>
      </w:pPr>
      <w:r w:rsidRPr="003F6B9E">
        <w:rPr>
          <w:rFonts w:ascii="Arial" w:hAnsi="Arial" w:cs="Arial"/>
          <w:sz w:val="28"/>
          <w:szCs w:val="28"/>
        </w:rPr>
        <w:t xml:space="preserve">Signal </w:t>
      </w:r>
      <w:r>
        <w:rPr>
          <w:rFonts w:ascii="Arial" w:hAnsi="Arial" w:cs="Arial"/>
          <w:sz w:val="28"/>
          <w:szCs w:val="28"/>
        </w:rPr>
        <w:t xml:space="preserve">can be in state “1” 3ms – 50ms </w:t>
      </w:r>
    </w:p>
    <w:p w:rsidR="00091557" w:rsidRPr="003F6B9E" w:rsidRDefault="00091557" w:rsidP="00285B2A">
      <w:pPr>
        <w:ind w:left="1304"/>
        <w:rPr>
          <w:rFonts w:ascii="Arial" w:hAnsi="Arial" w:cs="Arial"/>
          <w:sz w:val="28"/>
          <w:szCs w:val="28"/>
        </w:rPr>
      </w:pPr>
      <w:ins w:id="50" w:author="Esa Kunnari" w:date="2017-01-13T14:54:00Z">
        <w:r>
          <w:rPr>
            <w:rFonts w:ascii="Arial" w:hAnsi="Arial" w:cs="Arial"/>
            <w:sz w:val="28"/>
            <w:szCs w:val="28"/>
          </w:rPr>
          <w:t>Voltage level 0V and 5V</w:t>
        </w:r>
      </w:ins>
    </w:p>
    <w:p w:rsidR="00A01715" w:rsidRDefault="00A01715" w:rsidP="006E41FC">
      <w:pPr>
        <w:ind w:left="1304" w:firstLine="136"/>
        <w:rPr>
          <w:rFonts w:ascii="Arial" w:hAnsi="Arial" w:cs="Arial"/>
          <w:sz w:val="28"/>
          <w:szCs w:val="28"/>
        </w:rPr>
      </w:pPr>
    </w:p>
    <w:p w:rsidR="00285B2A" w:rsidRDefault="00344EE0" w:rsidP="00344EE0">
      <w:pPr>
        <w:ind w:left="1304" w:firstLine="136"/>
        <w:rPr>
          <w:rFonts w:ascii="Arial" w:hAnsi="Arial" w:cs="Arial"/>
          <w:sz w:val="28"/>
          <w:szCs w:val="28"/>
        </w:rPr>
      </w:pPr>
      <w:r w:rsidRPr="00344EE0">
        <w:rPr>
          <w:rFonts w:ascii="Arial" w:hAnsi="Arial" w:cs="Arial"/>
          <w:noProof/>
          <w:sz w:val="28"/>
          <w:szCs w:val="28"/>
        </w:rPr>
        <mc:AlternateContent>
          <mc:Choice Requires="wps">
            <w:drawing>
              <wp:anchor distT="0" distB="0" distL="114300" distR="114300" simplePos="0" relativeHeight="252924928" behindDoc="0" locked="0" layoutInCell="1" allowOverlap="1" wp14:anchorId="28C322CE" wp14:editId="611B142C">
                <wp:simplePos x="0" y="0"/>
                <wp:positionH relativeFrom="column">
                  <wp:posOffset>3144520</wp:posOffset>
                </wp:positionH>
                <wp:positionV relativeFrom="paragraph">
                  <wp:posOffset>749300</wp:posOffset>
                </wp:positionV>
                <wp:extent cx="586740" cy="289560"/>
                <wp:effectExtent l="0" t="0" r="0" b="0"/>
                <wp:wrapNone/>
                <wp:docPr id="244" name="Rectangle 244"/>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344EE0">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8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322CE" id="Rectangle 244" o:spid="_x0000_s1070" style="position:absolute;left:0;text-align:left;margin-left:247.6pt;margin-top:59pt;width:46.2pt;height:22.8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" filled="f" stroked="f" strokeweight="2pt">
                <v:textbox>
                  <w:txbxContent>
                    <w:p w:rsidR="00283693" w:rsidRPr="00426B82" w:rsidRDefault="00283693" w:rsidP="00344EE0">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8 V  </w:t>
                      </w:r>
                      <w:r>
                        <w:rPr>
                          <w:rFonts w:ascii="Arial" w:hAnsi="Arial" w:cs="Arial"/>
                          <w:b/>
                          <w:color w:val="000000" w:themeColor="text1"/>
                        </w:rPr>
                        <w:t xml:space="preserve">  </w:t>
                      </w:r>
                    </w:p>
                  </w:txbxContent>
                </v:textbox>
              </v:rect>
            </w:pict>
          </mc:Fallback>
        </mc:AlternateContent>
      </w:r>
      <w:r w:rsidRPr="00344EE0">
        <w:rPr>
          <w:rFonts w:ascii="Arial" w:hAnsi="Arial" w:cs="Arial"/>
          <w:noProof/>
          <w:sz w:val="28"/>
          <w:szCs w:val="28"/>
        </w:rPr>
        <mc:AlternateContent>
          <mc:Choice Requires="wps">
            <w:drawing>
              <wp:anchor distT="0" distB="0" distL="114300" distR="114300" simplePos="0" relativeHeight="252922880" behindDoc="0" locked="0" layoutInCell="1" allowOverlap="1" wp14:anchorId="6F367049" wp14:editId="167E8E5E">
                <wp:simplePos x="0" y="0"/>
                <wp:positionH relativeFrom="column">
                  <wp:posOffset>1409700</wp:posOffset>
                </wp:positionH>
                <wp:positionV relativeFrom="paragraph">
                  <wp:posOffset>887095</wp:posOffset>
                </wp:positionV>
                <wp:extent cx="1838960" cy="17780"/>
                <wp:effectExtent l="0" t="0" r="27940" b="20320"/>
                <wp:wrapNone/>
                <wp:docPr id="242" name="Straight Connector 242"/>
                <wp:cNvGraphicFramePr/>
                <a:graphic xmlns:a="http://schemas.openxmlformats.org/drawingml/2006/main">
                  <a:graphicData uri="http://schemas.microsoft.com/office/word/2010/wordprocessingShape">
                    <wps:wsp>
                      <wps:cNvCnPr/>
                      <wps:spPr>
                        <a:xfrm flipV="1">
                          <a:off x="0" y="0"/>
                          <a:ext cx="1838960" cy="1778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8949414" id="Straight Connector 242" o:spid="_x0000_s1026" style="position:absolute;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69.85pt" to="255.8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" strokecolor="#00b050" strokeweight="1.5pt"/>
            </w:pict>
          </mc:Fallback>
        </mc:AlternateContent>
      </w:r>
      <w:r w:rsidRPr="00344EE0">
        <w:rPr>
          <w:rFonts w:ascii="Arial" w:hAnsi="Arial" w:cs="Arial"/>
          <w:noProof/>
          <w:sz w:val="28"/>
          <w:szCs w:val="28"/>
        </w:rPr>
        <mc:AlternateContent>
          <mc:Choice Requires="wps">
            <w:drawing>
              <wp:anchor distT="0" distB="0" distL="114300" distR="114300" simplePos="0" relativeHeight="252925952" behindDoc="0" locked="0" layoutInCell="1" allowOverlap="1" wp14:anchorId="7E733584" wp14:editId="24D90509">
                <wp:simplePos x="0" y="0"/>
                <wp:positionH relativeFrom="column">
                  <wp:posOffset>4309110</wp:posOffset>
                </wp:positionH>
                <wp:positionV relativeFrom="paragraph">
                  <wp:posOffset>1877060</wp:posOffset>
                </wp:positionV>
                <wp:extent cx="586740" cy="289560"/>
                <wp:effectExtent l="0" t="0" r="0" b="0"/>
                <wp:wrapNone/>
                <wp:docPr id="245" name="Rectangle 245"/>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344EE0">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33584" id="Rectangle 245" o:spid="_x0000_s1071" style="position:absolute;left:0;text-align:left;margin-left:339.3pt;margin-top:147.8pt;width:46.2pt;height:22.8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" filled="f" stroked="f" strokeweight="2pt">
                <v:textbox>
                  <w:txbxContent>
                    <w:p w:rsidR="00283693" w:rsidRPr="00426B82" w:rsidRDefault="00283693" w:rsidP="00344EE0">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v:textbox>
              </v:rect>
            </w:pict>
          </mc:Fallback>
        </mc:AlternateContent>
      </w:r>
      <w:r w:rsidRPr="00344EE0">
        <w:rPr>
          <w:rFonts w:ascii="Arial" w:hAnsi="Arial" w:cs="Arial"/>
          <w:noProof/>
          <w:sz w:val="28"/>
          <w:szCs w:val="28"/>
        </w:rPr>
        <mc:AlternateContent>
          <mc:Choice Requires="wps">
            <w:drawing>
              <wp:anchor distT="0" distB="0" distL="114300" distR="114300" simplePos="0" relativeHeight="252923904" behindDoc="0" locked="0" layoutInCell="1" allowOverlap="1" wp14:anchorId="7992BBA7" wp14:editId="0D35F952">
                <wp:simplePos x="0" y="0"/>
                <wp:positionH relativeFrom="column">
                  <wp:posOffset>2407920</wp:posOffset>
                </wp:positionH>
                <wp:positionV relativeFrom="paragraph">
                  <wp:posOffset>2000885</wp:posOffset>
                </wp:positionV>
                <wp:extent cx="2011680" cy="7620"/>
                <wp:effectExtent l="0" t="0" r="26670" b="30480"/>
                <wp:wrapNone/>
                <wp:docPr id="243" name="Straight Connector 243"/>
                <wp:cNvGraphicFramePr/>
                <a:graphic xmlns:a="http://schemas.openxmlformats.org/drawingml/2006/main">
                  <a:graphicData uri="http://schemas.microsoft.com/office/word/2010/wordprocessingShape">
                    <wps:wsp>
                      <wps:cNvCnPr/>
                      <wps:spPr>
                        <a:xfrm flipV="1">
                          <a:off x="0" y="0"/>
                          <a:ext cx="2011680" cy="762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52756CD" id="Straight Connector 243" o:spid="_x0000_s1026" style="position:absolute;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7.55pt" to="348pt,1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" strokecolor="#00b050" strokeweight="1.5pt"/>
            </w:pict>
          </mc:Fallback>
        </mc:AlternateContent>
      </w:r>
      <w:r w:rsidR="00285B2A">
        <w:rPr>
          <w:rFonts w:ascii="Arial" w:hAnsi="Arial" w:cs="Arial"/>
          <w:noProof/>
          <w:sz w:val="28"/>
          <w:szCs w:val="28"/>
        </w:rPr>
        <w:drawing>
          <wp:inline distT="0" distB="0" distL="0" distR="0" wp14:anchorId="70FA40B5">
            <wp:extent cx="5151120" cy="26517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1120" cy="2651760"/>
                    </a:xfrm>
                    <a:prstGeom prst="rect">
                      <a:avLst/>
                    </a:prstGeom>
                    <a:noFill/>
                  </pic:spPr>
                </pic:pic>
              </a:graphicData>
            </a:graphic>
          </wp:inline>
        </w:drawing>
      </w:r>
    </w:p>
    <w:p w:rsidR="00344EE0" w:rsidRDefault="00344EE0" w:rsidP="00344EE0">
      <w:pPr>
        <w:ind w:left="1304" w:firstLine="136"/>
        <w:rPr>
          <w:rFonts w:ascii="Arial" w:hAnsi="Arial" w:cs="Arial"/>
          <w:sz w:val="28"/>
          <w:szCs w:val="28"/>
        </w:rPr>
      </w:pPr>
      <w:r w:rsidRPr="00344EE0">
        <w:rPr>
          <w:rFonts w:ascii="Arial" w:hAnsi="Arial" w:cs="Arial"/>
          <w:sz w:val="28"/>
          <w:szCs w:val="28"/>
        </w:rPr>
        <w:t>Rain</w:t>
      </w:r>
      <w:r w:rsidR="00FD79E3">
        <w:rPr>
          <w:rFonts w:ascii="Arial" w:hAnsi="Arial" w:cs="Arial"/>
          <w:sz w:val="28"/>
          <w:szCs w:val="28"/>
        </w:rPr>
        <w:t xml:space="preserve"> level </w:t>
      </w:r>
      <w:r>
        <w:rPr>
          <w:rFonts w:ascii="Arial" w:hAnsi="Arial" w:cs="Arial"/>
          <w:sz w:val="28"/>
          <w:szCs w:val="28"/>
        </w:rPr>
        <w:t xml:space="preserve">signal </w:t>
      </w:r>
      <w:r w:rsidRPr="00344EE0">
        <w:rPr>
          <w:rFonts w:ascii="Arial" w:hAnsi="Arial" w:cs="Arial"/>
          <w:sz w:val="28"/>
          <w:szCs w:val="28"/>
        </w:rPr>
        <w:t>waveform from signal box</w:t>
      </w:r>
      <w:r w:rsidR="00594E93">
        <w:rPr>
          <w:rFonts w:ascii="Arial" w:hAnsi="Arial" w:cs="Arial"/>
          <w:sz w:val="28"/>
          <w:szCs w:val="28"/>
        </w:rPr>
        <w:t>( Usgb</w:t>
      </w:r>
      <w:r w:rsidR="00594E93" w:rsidRPr="00594E93">
        <w:rPr>
          <w:rFonts w:ascii="Arial" w:hAnsi="Arial" w:cs="Arial"/>
          <w:sz w:val="28"/>
          <w:szCs w:val="28"/>
          <w:vertAlign w:val="subscript"/>
        </w:rPr>
        <w:t>OUT</w:t>
      </w:r>
      <w:r w:rsidR="00594E93" w:rsidRPr="00594E93">
        <w:rPr>
          <w:rFonts w:ascii="Arial" w:hAnsi="Arial" w:cs="Arial"/>
          <w:sz w:val="28"/>
          <w:szCs w:val="28"/>
        </w:rPr>
        <w:t xml:space="preserve"> )</w:t>
      </w:r>
    </w:p>
    <w:p w:rsidR="002F3B91" w:rsidRDefault="002F3B91" w:rsidP="002F3B91">
      <w:pPr>
        <w:ind w:left="1304"/>
        <w:rPr>
          <w:rFonts w:ascii="Arial" w:hAnsi="Arial" w:cs="Arial"/>
          <w:sz w:val="28"/>
          <w:szCs w:val="28"/>
        </w:rPr>
      </w:pPr>
      <w:r>
        <w:rPr>
          <w:rFonts w:ascii="Arial" w:hAnsi="Arial" w:cs="Arial"/>
          <w:sz w:val="28"/>
          <w:szCs w:val="28"/>
        </w:rPr>
        <w:t>Low level “0” = 0.0V</w:t>
      </w:r>
    </w:p>
    <w:p w:rsidR="002F3B91" w:rsidRPr="00462F6A" w:rsidRDefault="002F3B91" w:rsidP="002F3B91">
      <w:pPr>
        <w:ind w:left="1304"/>
        <w:rPr>
          <w:rFonts w:ascii="Arial" w:hAnsi="Arial" w:cs="Arial"/>
          <w:sz w:val="28"/>
          <w:szCs w:val="28"/>
        </w:rPr>
      </w:pPr>
      <w:r>
        <w:rPr>
          <w:rFonts w:ascii="Arial" w:hAnsi="Arial" w:cs="Arial"/>
          <w:sz w:val="28"/>
          <w:szCs w:val="28"/>
        </w:rPr>
        <w:t>High level “1” = 1.8V</w:t>
      </w:r>
    </w:p>
    <w:p w:rsidR="002F3B91" w:rsidRDefault="002F3B91" w:rsidP="00344EE0">
      <w:pPr>
        <w:ind w:left="1304" w:firstLine="136"/>
        <w:rPr>
          <w:rFonts w:ascii="Arial" w:hAnsi="Arial" w:cs="Arial"/>
          <w:sz w:val="28"/>
          <w:szCs w:val="28"/>
        </w:rPr>
      </w:pPr>
    </w:p>
    <w:p w:rsidR="00344EE0" w:rsidRDefault="00344EE0">
      <w:pPr>
        <w:rPr>
          <w:rFonts w:asciiTheme="majorHAnsi" w:eastAsiaTheme="majorEastAsia" w:hAnsiTheme="majorHAnsi" w:cstheme="majorBidi"/>
          <w:b/>
          <w:bCs/>
          <w:color w:val="4F81BD" w:themeColor="accent1"/>
          <w:sz w:val="26"/>
          <w:szCs w:val="26"/>
        </w:rPr>
      </w:pPr>
    </w:p>
    <w:p w:rsidR="00344EE0" w:rsidRDefault="00344EE0" w:rsidP="00344EE0">
      <w:pPr>
        <w:pStyle w:val="Heading2"/>
      </w:pPr>
      <w:bookmarkStart w:id="51" w:name="_Toc471836101"/>
      <w:r>
        <w:lastRenderedPageBreak/>
        <w:t>Reference circuit waveforms</w:t>
      </w:r>
      <w:bookmarkEnd w:id="51"/>
    </w:p>
    <w:p w:rsidR="00344EE0" w:rsidRDefault="00344EE0" w:rsidP="00344EE0">
      <w:pPr>
        <w:ind w:left="1304" w:firstLine="136"/>
        <w:rPr>
          <w:rFonts w:ascii="Arial" w:hAnsi="Arial" w:cs="Arial"/>
          <w:sz w:val="28"/>
          <w:szCs w:val="28"/>
        </w:rPr>
      </w:pPr>
    </w:p>
    <w:p w:rsidR="00344EE0" w:rsidRDefault="00344EE0" w:rsidP="00344EE0">
      <w:pPr>
        <w:ind w:left="1304" w:firstLine="136"/>
        <w:rPr>
          <w:rFonts w:ascii="Arial" w:hAnsi="Arial" w:cs="Arial"/>
          <w:sz w:val="28"/>
          <w:szCs w:val="28"/>
        </w:rPr>
      </w:pPr>
    </w:p>
    <w:p w:rsidR="00344EE0" w:rsidRPr="003F6B9E" w:rsidRDefault="00FD79E3" w:rsidP="00344EE0">
      <w:pPr>
        <w:ind w:left="1304" w:firstLine="136"/>
        <w:rPr>
          <w:rFonts w:ascii="Arial" w:hAnsi="Arial" w:cs="Arial"/>
          <w:sz w:val="28"/>
          <w:szCs w:val="28"/>
        </w:rPr>
      </w:pPr>
      <w:r w:rsidRPr="00FD79E3">
        <w:rPr>
          <w:rFonts w:ascii="Arial" w:hAnsi="Arial" w:cs="Arial"/>
          <w:noProof/>
          <w:sz w:val="28"/>
          <w:szCs w:val="28"/>
        </w:rPr>
        <mc:AlternateContent>
          <mc:Choice Requires="wps">
            <w:drawing>
              <wp:anchor distT="0" distB="0" distL="114300" distR="114300" simplePos="0" relativeHeight="252929024" behindDoc="0" locked="0" layoutInCell="1" allowOverlap="1" wp14:anchorId="1D456922" wp14:editId="0ADF04D6">
                <wp:simplePos x="0" y="0"/>
                <wp:positionH relativeFrom="column">
                  <wp:posOffset>1066800</wp:posOffset>
                </wp:positionH>
                <wp:positionV relativeFrom="paragraph">
                  <wp:posOffset>1668780</wp:posOffset>
                </wp:positionV>
                <wp:extent cx="586740" cy="289560"/>
                <wp:effectExtent l="0" t="0" r="0" b="0"/>
                <wp:wrapNone/>
                <wp:docPr id="249" name="Rectangle 249"/>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6922" id="Rectangle 249" o:spid="_x0000_s1072" style="position:absolute;left:0;text-align:left;margin-left:84pt;margin-top:131.4pt;width:46.2pt;height:22.8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" filled="f" stroked="f" strokeweight="2pt">
                <v:textbo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Pr="00FD79E3">
        <w:rPr>
          <w:rFonts w:ascii="Arial" w:hAnsi="Arial" w:cs="Arial"/>
          <w:noProof/>
          <w:sz w:val="28"/>
          <w:szCs w:val="28"/>
        </w:rPr>
        <mc:AlternateContent>
          <mc:Choice Requires="wps">
            <w:drawing>
              <wp:anchor distT="0" distB="0" distL="114300" distR="114300" simplePos="0" relativeHeight="252928000" behindDoc="0" locked="0" layoutInCell="1" allowOverlap="1" wp14:anchorId="56BB437F" wp14:editId="691937A0">
                <wp:simplePos x="0" y="0"/>
                <wp:positionH relativeFrom="column">
                  <wp:posOffset>1074420</wp:posOffset>
                </wp:positionH>
                <wp:positionV relativeFrom="paragraph">
                  <wp:posOffset>403860</wp:posOffset>
                </wp:positionV>
                <wp:extent cx="586740" cy="289560"/>
                <wp:effectExtent l="0" t="0" r="0" b="0"/>
                <wp:wrapNone/>
                <wp:docPr id="248" name="Rectangle 248"/>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B437F" id="Rectangle 248" o:spid="_x0000_s1073" style="position:absolute;left:0;text-align:left;margin-left:84.6pt;margin-top:31.8pt;width:46.2pt;height:22.8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" filled="f" stroked="f" strokeweight="2pt">
                <v:textbo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00344EE0">
        <w:rPr>
          <w:rFonts w:ascii="Arial" w:hAnsi="Arial" w:cs="Arial"/>
          <w:noProof/>
          <w:sz w:val="28"/>
          <w:szCs w:val="28"/>
        </w:rPr>
        <w:drawing>
          <wp:inline distT="0" distB="0" distL="0" distR="0" wp14:anchorId="13FD6BEA">
            <wp:extent cx="5730875" cy="2590800"/>
            <wp:effectExtent l="0" t="0" r="317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590800"/>
                    </a:xfrm>
                    <a:prstGeom prst="rect">
                      <a:avLst/>
                    </a:prstGeom>
                    <a:noFill/>
                  </pic:spPr>
                </pic:pic>
              </a:graphicData>
            </a:graphic>
          </wp:inline>
        </w:drawing>
      </w:r>
    </w:p>
    <w:p w:rsidR="00344EE0" w:rsidRDefault="00344EE0" w:rsidP="00344EE0">
      <w:pPr>
        <w:ind w:left="1304"/>
        <w:rPr>
          <w:rFonts w:ascii="Arial" w:hAnsi="Arial" w:cs="Arial"/>
          <w:sz w:val="28"/>
          <w:szCs w:val="28"/>
        </w:rPr>
      </w:pPr>
      <w:r>
        <w:rPr>
          <w:rFonts w:ascii="Arial" w:hAnsi="Arial" w:cs="Arial"/>
          <w:sz w:val="28"/>
          <w:szCs w:val="28"/>
        </w:rPr>
        <w:t xml:space="preserve">Rain level </w:t>
      </w:r>
      <w:r w:rsidRPr="00E115B9">
        <w:rPr>
          <w:rFonts w:ascii="Arial" w:hAnsi="Arial" w:cs="Arial"/>
          <w:sz w:val="28"/>
          <w:szCs w:val="28"/>
        </w:rPr>
        <w:t xml:space="preserve">reference </w:t>
      </w:r>
      <w:r>
        <w:rPr>
          <w:rFonts w:ascii="Arial" w:hAnsi="Arial" w:cs="Arial"/>
          <w:sz w:val="28"/>
          <w:szCs w:val="28"/>
        </w:rPr>
        <w:t>circuit U</w:t>
      </w:r>
      <w:r w:rsidRPr="00E115B9">
        <w:rPr>
          <w:rFonts w:ascii="Arial" w:hAnsi="Arial" w:cs="Arial"/>
          <w:sz w:val="28"/>
          <w:szCs w:val="28"/>
          <w:vertAlign w:val="subscript"/>
        </w:rPr>
        <w:t>IN</w:t>
      </w:r>
      <w:r w:rsidRPr="00E115B9">
        <w:rPr>
          <w:rFonts w:ascii="Arial" w:hAnsi="Arial" w:cs="Arial"/>
          <w:sz w:val="28"/>
          <w:szCs w:val="28"/>
        </w:rPr>
        <w:t xml:space="preserve"> and </w:t>
      </w:r>
      <w:r>
        <w:rPr>
          <w:rFonts w:ascii="Arial" w:hAnsi="Arial" w:cs="Arial"/>
          <w:sz w:val="28"/>
          <w:szCs w:val="28"/>
        </w:rPr>
        <w:t>U</w:t>
      </w:r>
      <w:r w:rsidRPr="00E115B9">
        <w:rPr>
          <w:rFonts w:ascii="Arial" w:hAnsi="Arial" w:cs="Arial"/>
          <w:sz w:val="28"/>
          <w:szCs w:val="28"/>
          <w:vertAlign w:val="subscript"/>
        </w:rPr>
        <w:t>OUT</w:t>
      </w:r>
      <w:r>
        <w:rPr>
          <w:rFonts w:ascii="Arial" w:hAnsi="Arial" w:cs="Arial"/>
          <w:sz w:val="28"/>
          <w:szCs w:val="28"/>
        </w:rPr>
        <w:t xml:space="preserve"> waveforms</w:t>
      </w:r>
    </w:p>
    <w:p w:rsidR="00344EE0" w:rsidRDefault="00344EE0" w:rsidP="00344EE0">
      <w:pPr>
        <w:ind w:left="1304"/>
        <w:rPr>
          <w:rFonts w:ascii="Arial" w:hAnsi="Arial" w:cs="Arial"/>
          <w:sz w:val="28"/>
          <w:szCs w:val="28"/>
        </w:rPr>
      </w:pPr>
    </w:p>
    <w:p w:rsidR="00344EE0" w:rsidRDefault="00FD79E3" w:rsidP="00344EE0">
      <w:pPr>
        <w:ind w:left="1304"/>
        <w:rPr>
          <w:rFonts w:ascii="Arial" w:hAnsi="Arial" w:cs="Arial"/>
          <w:sz w:val="28"/>
          <w:szCs w:val="28"/>
        </w:rPr>
      </w:pPr>
      <w:r w:rsidRPr="00FD79E3">
        <w:rPr>
          <w:rFonts w:ascii="Arial" w:hAnsi="Arial" w:cs="Arial"/>
          <w:noProof/>
          <w:sz w:val="28"/>
          <w:szCs w:val="28"/>
        </w:rPr>
        <mc:AlternateContent>
          <mc:Choice Requires="wps">
            <w:drawing>
              <wp:anchor distT="0" distB="0" distL="114300" distR="114300" simplePos="0" relativeHeight="252932096" behindDoc="0" locked="0" layoutInCell="1" allowOverlap="1" wp14:anchorId="1D456922" wp14:editId="0ADF04D6">
                <wp:simplePos x="0" y="0"/>
                <wp:positionH relativeFrom="column">
                  <wp:posOffset>1005840</wp:posOffset>
                </wp:positionH>
                <wp:positionV relativeFrom="paragraph">
                  <wp:posOffset>1828165</wp:posOffset>
                </wp:positionV>
                <wp:extent cx="586740" cy="289560"/>
                <wp:effectExtent l="0" t="0" r="0" b="0"/>
                <wp:wrapNone/>
                <wp:docPr id="251" name="Rectangle 251"/>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6922" id="Rectangle 251" o:spid="_x0000_s1074" style="position:absolute;left:0;text-align:left;margin-left:79.2pt;margin-top:143.95pt;width:46.2pt;height:22.8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" filled="f" stroked="f" strokeweight="2pt">
                <v:textbo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Pr="00FD79E3">
        <w:rPr>
          <w:rFonts w:ascii="Arial" w:hAnsi="Arial" w:cs="Arial"/>
          <w:noProof/>
          <w:sz w:val="28"/>
          <w:szCs w:val="28"/>
        </w:rPr>
        <mc:AlternateContent>
          <mc:Choice Requires="wps">
            <w:drawing>
              <wp:anchor distT="0" distB="0" distL="114300" distR="114300" simplePos="0" relativeHeight="252931072" behindDoc="0" locked="0" layoutInCell="1" allowOverlap="1" wp14:anchorId="56BB437F" wp14:editId="691937A0">
                <wp:simplePos x="0" y="0"/>
                <wp:positionH relativeFrom="column">
                  <wp:posOffset>1013460</wp:posOffset>
                </wp:positionH>
                <wp:positionV relativeFrom="paragraph">
                  <wp:posOffset>563245</wp:posOffset>
                </wp:positionV>
                <wp:extent cx="586740" cy="289560"/>
                <wp:effectExtent l="0" t="0" r="0" b="0"/>
                <wp:wrapNone/>
                <wp:docPr id="250" name="Rectangle 250"/>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B437F" id="Rectangle 250" o:spid="_x0000_s1075" style="position:absolute;left:0;text-align:left;margin-left:79.8pt;margin-top:44.35pt;width:46.2pt;height:22.8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" filled="f" stroked="f" strokeweight="2pt">
                <v:textbox>
                  <w:txbxContent>
                    <w:p w:rsidR="00283693" w:rsidRPr="00426B82" w:rsidRDefault="00283693" w:rsidP="00FD79E3">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00344EE0">
        <w:rPr>
          <w:rFonts w:ascii="Arial" w:hAnsi="Arial" w:cs="Arial"/>
          <w:noProof/>
          <w:sz w:val="28"/>
          <w:szCs w:val="28"/>
        </w:rPr>
        <w:drawing>
          <wp:inline distT="0" distB="0" distL="0" distR="0" wp14:anchorId="0567CB43">
            <wp:extent cx="5730875" cy="3152140"/>
            <wp:effectExtent l="0" t="0" r="317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152140"/>
                    </a:xfrm>
                    <a:prstGeom prst="rect">
                      <a:avLst/>
                    </a:prstGeom>
                    <a:noFill/>
                  </pic:spPr>
                </pic:pic>
              </a:graphicData>
            </a:graphic>
          </wp:inline>
        </w:drawing>
      </w:r>
    </w:p>
    <w:p w:rsidR="00344EE0" w:rsidRDefault="00344EE0" w:rsidP="00344EE0">
      <w:pPr>
        <w:ind w:left="1304"/>
        <w:rPr>
          <w:rFonts w:ascii="Arial" w:hAnsi="Arial" w:cs="Arial"/>
          <w:sz w:val="28"/>
          <w:szCs w:val="28"/>
        </w:rPr>
      </w:pPr>
      <w:r>
        <w:rPr>
          <w:rFonts w:ascii="Arial" w:hAnsi="Arial" w:cs="Arial"/>
          <w:sz w:val="28"/>
          <w:szCs w:val="28"/>
        </w:rPr>
        <w:t xml:space="preserve">Rain level </w:t>
      </w:r>
      <w:r w:rsidRPr="00E115B9">
        <w:rPr>
          <w:rFonts w:ascii="Arial" w:hAnsi="Arial" w:cs="Arial"/>
          <w:sz w:val="28"/>
          <w:szCs w:val="28"/>
        </w:rPr>
        <w:t xml:space="preserve">reference </w:t>
      </w:r>
      <w:r>
        <w:rPr>
          <w:rFonts w:ascii="Arial" w:hAnsi="Arial" w:cs="Arial"/>
          <w:sz w:val="28"/>
          <w:szCs w:val="28"/>
        </w:rPr>
        <w:t>circuit U</w:t>
      </w:r>
      <w:r w:rsidRPr="00E115B9">
        <w:rPr>
          <w:rFonts w:ascii="Arial" w:hAnsi="Arial" w:cs="Arial"/>
          <w:sz w:val="28"/>
          <w:szCs w:val="28"/>
          <w:vertAlign w:val="subscript"/>
        </w:rPr>
        <w:t>IN</w:t>
      </w:r>
      <w:r w:rsidRPr="00E115B9">
        <w:rPr>
          <w:rFonts w:ascii="Arial" w:hAnsi="Arial" w:cs="Arial"/>
          <w:sz w:val="28"/>
          <w:szCs w:val="28"/>
        </w:rPr>
        <w:t xml:space="preserve"> and </w:t>
      </w:r>
      <w:r>
        <w:rPr>
          <w:rFonts w:ascii="Arial" w:hAnsi="Arial" w:cs="Arial"/>
          <w:sz w:val="28"/>
          <w:szCs w:val="28"/>
        </w:rPr>
        <w:t>U</w:t>
      </w:r>
      <w:r w:rsidRPr="00E115B9">
        <w:rPr>
          <w:rFonts w:ascii="Arial" w:hAnsi="Arial" w:cs="Arial"/>
          <w:sz w:val="28"/>
          <w:szCs w:val="28"/>
          <w:vertAlign w:val="subscript"/>
        </w:rPr>
        <w:t>OUT</w:t>
      </w:r>
      <w:r>
        <w:rPr>
          <w:rFonts w:ascii="Arial" w:hAnsi="Arial" w:cs="Arial"/>
          <w:sz w:val="28"/>
          <w:szCs w:val="28"/>
        </w:rPr>
        <w:t xml:space="preserve"> waveforms</w:t>
      </w:r>
    </w:p>
    <w:p w:rsidR="00344EE0" w:rsidRDefault="00344EE0" w:rsidP="00344EE0">
      <w:pPr>
        <w:ind w:left="1304"/>
      </w:pPr>
    </w:p>
    <w:p w:rsidR="00344EE0" w:rsidRDefault="00344EE0" w:rsidP="00344EE0">
      <w:pPr>
        <w:ind w:left="1304"/>
      </w:pPr>
    </w:p>
    <w:p w:rsidR="003C2CC1" w:rsidRPr="003F6B9E" w:rsidRDefault="00285B2A" w:rsidP="00285B2A">
      <w:pPr>
        <w:pStyle w:val="Heading1"/>
      </w:pPr>
      <w:bookmarkStart w:id="52" w:name="_Toc471836102"/>
      <w:r>
        <w:lastRenderedPageBreak/>
        <w:t>Humidity in and out</w:t>
      </w:r>
      <w:bookmarkEnd w:id="52"/>
      <w:r>
        <w:t xml:space="preserve"> </w:t>
      </w:r>
    </w:p>
    <w:p w:rsidR="002F3B91" w:rsidRPr="003F6B9E" w:rsidRDefault="002F3B91" w:rsidP="002F3B91">
      <w:pPr>
        <w:pStyle w:val="Heading2"/>
      </w:pPr>
      <w:bookmarkStart w:id="53" w:name="_Toc471836103"/>
      <w:r>
        <w:t>General info</w:t>
      </w:r>
      <w:bookmarkEnd w:id="53"/>
    </w:p>
    <w:p w:rsidR="002F3B91" w:rsidRDefault="002F3B91" w:rsidP="006E41FC">
      <w:pPr>
        <w:ind w:left="1304" w:firstLine="136"/>
        <w:rPr>
          <w:rFonts w:ascii="Arial" w:hAnsi="Arial" w:cs="Arial"/>
          <w:sz w:val="28"/>
          <w:szCs w:val="28"/>
        </w:rPr>
      </w:pPr>
    </w:p>
    <w:p w:rsidR="000D58A6" w:rsidRDefault="002F3B91" w:rsidP="006E41FC">
      <w:pPr>
        <w:ind w:left="1304" w:firstLine="136"/>
        <w:rPr>
          <w:rFonts w:ascii="Arial" w:hAnsi="Arial" w:cs="Arial"/>
          <w:sz w:val="28"/>
          <w:szCs w:val="28"/>
        </w:rPr>
      </w:pPr>
      <w:r>
        <w:rPr>
          <w:rFonts w:ascii="Arial" w:hAnsi="Arial" w:cs="Arial"/>
          <w:sz w:val="28"/>
          <w:szCs w:val="28"/>
        </w:rPr>
        <w:t>Relative humidity =</w:t>
      </w:r>
      <w:ins w:id="54" w:author="Esa Kunnari" w:date="2017-01-11T10:03:00Z">
        <w:r w:rsidR="00DB6AD7">
          <w:rPr>
            <w:rFonts w:ascii="Arial" w:hAnsi="Arial" w:cs="Arial"/>
            <w:sz w:val="28"/>
            <w:szCs w:val="28"/>
          </w:rPr>
          <w:t xml:space="preserve"> </w:t>
        </w:r>
      </w:ins>
      <w:r w:rsidR="000D58A6" w:rsidRPr="003F6B9E">
        <w:rPr>
          <w:rFonts w:ascii="Arial" w:hAnsi="Arial" w:cs="Arial"/>
          <w:sz w:val="28"/>
          <w:szCs w:val="28"/>
        </w:rPr>
        <w:t xml:space="preserve">40% &gt; </w:t>
      </w:r>
      <w:r>
        <w:rPr>
          <w:rFonts w:ascii="Arial" w:hAnsi="Arial" w:cs="Arial"/>
          <w:sz w:val="28"/>
          <w:szCs w:val="28"/>
        </w:rPr>
        <w:t>frequency</w:t>
      </w:r>
      <w:r w:rsidR="000D58A6" w:rsidRPr="003F6B9E">
        <w:rPr>
          <w:rFonts w:ascii="Arial" w:hAnsi="Arial" w:cs="Arial"/>
          <w:sz w:val="28"/>
          <w:szCs w:val="28"/>
        </w:rPr>
        <w:t xml:space="preserve"> </w:t>
      </w:r>
      <w:r>
        <w:rPr>
          <w:rFonts w:ascii="Arial" w:hAnsi="Arial" w:cs="Arial"/>
          <w:sz w:val="28"/>
          <w:szCs w:val="28"/>
        </w:rPr>
        <w:tab/>
      </w:r>
      <w:r w:rsidR="000D58A6" w:rsidRPr="003F6B9E">
        <w:rPr>
          <w:rFonts w:ascii="Arial" w:hAnsi="Arial" w:cs="Arial"/>
          <w:sz w:val="28"/>
          <w:szCs w:val="28"/>
        </w:rPr>
        <w:t>= 7.</w:t>
      </w:r>
      <w:ins w:id="55" w:author="Esa Kunnari" w:date="2017-01-13T16:50:00Z">
        <w:r w:rsidR="00283693">
          <w:rPr>
            <w:rFonts w:ascii="Arial" w:hAnsi="Arial" w:cs="Arial"/>
            <w:sz w:val="28"/>
            <w:szCs w:val="28"/>
          </w:rPr>
          <w:t>9</w:t>
        </w:r>
      </w:ins>
      <w:del w:id="56" w:author="Esa Kunnari" w:date="2017-01-13T16:50:00Z">
        <w:r w:rsidR="000D58A6" w:rsidRPr="003F6B9E" w:rsidDel="00283693">
          <w:rPr>
            <w:rFonts w:ascii="Arial" w:hAnsi="Arial" w:cs="Arial"/>
            <w:sz w:val="28"/>
            <w:szCs w:val="28"/>
          </w:rPr>
          <w:delText>2</w:delText>
        </w:r>
      </w:del>
      <w:r w:rsidR="000D58A6" w:rsidRPr="003F6B9E">
        <w:rPr>
          <w:rFonts w:ascii="Arial" w:hAnsi="Arial" w:cs="Arial"/>
          <w:sz w:val="28"/>
          <w:szCs w:val="28"/>
        </w:rPr>
        <w:t xml:space="preserve"> </w:t>
      </w:r>
      <w:del w:id="57" w:author="Esa Kunnari" w:date="2017-01-11T10:02:00Z">
        <w:r w:rsidR="000D58A6" w:rsidRPr="003F6B9E" w:rsidDel="00DB6AD7">
          <w:rPr>
            <w:rFonts w:ascii="Arial" w:hAnsi="Arial" w:cs="Arial"/>
            <w:sz w:val="28"/>
            <w:szCs w:val="28"/>
          </w:rPr>
          <w:delText>Khz</w:delText>
        </w:r>
      </w:del>
      <w:ins w:id="58" w:author="Esa Kunnari" w:date="2017-01-11T10:02:00Z">
        <w:r w:rsidR="00DB6AD7" w:rsidRPr="003F6B9E">
          <w:rPr>
            <w:rFonts w:ascii="Arial" w:hAnsi="Arial" w:cs="Arial"/>
            <w:sz w:val="28"/>
            <w:szCs w:val="28"/>
          </w:rPr>
          <w:t>K</w:t>
        </w:r>
        <w:r w:rsidR="00DB6AD7">
          <w:rPr>
            <w:rFonts w:ascii="Arial" w:hAnsi="Arial" w:cs="Arial"/>
            <w:sz w:val="28"/>
            <w:szCs w:val="28"/>
          </w:rPr>
          <w:t>H</w:t>
        </w:r>
        <w:r w:rsidR="00DB6AD7" w:rsidRPr="003F6B9E">
          <w:rPr>
            <w:rFonts w:ascii="Arial" w:hAnsi="Arial" w:cs="Arial"/>
            <w:sz w:val="28"/>
            <w:szCs w:val="28"/>
          </w:rPr>
          <w:t>z</w:t>
        </w:r>
      </w:ins>
    </w:p>
    <w:p w:rsidR="002F3B91" w:rsidRPr="003F6B9E" w:rsidRDefault="002F3B91" w:rsidP="006E41FC">
      <w:pPr>
        <w:ind w:left="1304" w:firstLine="136"/>
        <w:rPr>
          <w:rFonts w:ascii="Arial" w:hAnsi="Arial" w:cs="Arial"/>
          <w:sz w:val="28"/>
          <w:szCs w:val="28"/>
        </w:rPr>
      </w:pPr>
      <w:r w:rsidRPr="002F3B91">
        <w:rPr>
          <w:rFonts w:ascii="Arial" w:hAnsi="Arial" w:cs="Arial"/>
          <w:sz w:val="28"/>
          <w:szCs w:val="28"/>
        </w:rPr>
        <w:t>Relative humidity =</w:t>
      </w:r>
      <w:ins w:id="59" w:author="Esa Kunnari" w:date="2017-01-11T10:03:00Z">
        <w:r w:rsidR="00DB6AD7">
          <w:rPr>
            <w:rFonts w:ascii="Arial" w:hAnsi="Arial" w:cs="Arial"/>
            <w:sz w:val="28"/>
            <w:szCs w:val="28"/>
          </w:rPr>
          <w:t xml:space="preserve"> </w:t>
        </w:r>
      </w:ins>
      <w:r>
        <w:rPr>
          <w:rFonts w:ascii="Arial" w:hAnsi="Arial" w:cs="Arial"/>
          <w:sz w:val="28"/>
          <w:szCs w:val="28"/>
        </w:rPr>
        <w:t>10</w:t>
      </w:r>
      <w:r w:rsidRPr="002F3B91">
        <w:rPr>
          <w:rFonts w:ascii="Arial" w:hAnsi="Arial" w:cs="Arial"/>
          <w:sz w:val="28"/>
          <w:szCs w:val="28"/>
        </w:rPr>
        <w:t xml:space="preserve">0% &gt; frequency </w:t>
      </w:r>
      <w:r>
        <w:rPr>
          <w:rFonts w:ascii="Arial" w:hAnsi="Arial" w:cs="Arial"/>
          <w:sz w:val="28"/>
          <w:szCs w:val="28"/>
        </w:rPr>
        <w:tab/>
      </w:r>
      <w:r w:rsidRPr="002F3B91">
        <w:rPr>
          <w:rFonts w:ascii="Arial" w:hAnsi="Arial" w:cs="Arial"/>
          <w:sz w:val="28"/>
          <w:szCs w:val="28"/>
        </w:rPr>
        <w:t xml:space="preserve">= </w:t>
      </w:r>
      <w:r>
        <w:rPr>
          <w:rFonts w:ascii="Arial" w:hAnsi="Arial" w:cs="Arial"/>
          <w:sz w:val="28"/>
          <w:szCs w:val="28"/>
        </w:rPr>
        <w:t>6</w:t>
      </w:r>
      <w:r w:rsidRPr="002F3B91">
        <w:rPr>
          <w:rFonts w:ascii="Arial" w:hAnsi="Arial" w:cs="Arial"/>
          <w:sz w:val="28"/>
          <w:szCs w:val="28"/>
        </w:rPr>
        <w:t>.</w:t>
      </w:r>
      <w:r>
        <w:rPr>
          <w:rFonts w:ascii="Arial" w:hAnsi="Arial" w:cs="Arial"/>
          <w:sz w:val="28"/>
          <w:szCs w:val="28"/>
        </w:rPr>
        <w:t>9</w:t>
      </w:r>
      <w:r w:rsidRPr="002F3B91">
        <w:rPr>
          <w:rFonts w:ascii="Arial" w:hAnsi="Arial" w:cs="Arial"/>
          <w:sz w:val="28"/>
          <w:szCs w:val="28"/>
        </w:rPr>
        <w:t xml:space="preserve"> </w:t>
      </w:r>
      <w:del w:id="60" w:author="Esa Kunnari" w:date="2017-01-11T10:02:00Z">
        <w:r w:rsidRPr="002F3B91" w:rsidDel="00DB6AD7">
          <w:rPr>
            <w:rFonts w:ascii="Arial" w:hAnsi="Arial" w:cs="Arial"/>
            <w:sz w:val="28"/>
            <w:szCs w:val="28"/>
          </w:rPr>
          <w:delText>Khz</w:delText>
        </w:r>
      </w:del>
      <w:ins w:id="61" w:author="Esa Kunnari" w:date="2017-01-11T10:02:00Z">
        <w:r w:rsidR="00DB6AD7" w:rsidRPr="002F3B91">
          <w:rPr>
            <w:rFonts w:ascii="Arial" w:hAnsi="Arial" w:cs="Arial"/>
            <w:sz w:val="28"/>
            <w:szCs w:val="28"/>
          </w:rPr>
          <w:t>K</w:t>
        </w:r>
        <w:r w:rsidR="00DB6AD7">
          <w:rPr>
            <w:rFonts w:ascii="Arial" w:hAnsi="Arial" w:cs="Arial"/>
            <w:sz w:val="28"/>
            <w:szCs w:val="28"/>
          </w:rPr>
          <w:t>H</w:t>
        </w:r>
        <w:r w:rsidR="00DB6AD7" w:rsidRPr="002F3B91">
          <w:rPr>
            <w:rFonts w:ascii="Arial" w:hAnsi="Arial" w:cs="Arial"/>
            <w:sz w:val="28"/>
            <w:szCs w:val="28"/>
          </w:rPr>
          <w:t>z</w:t>
        </w:r>
      </w:ins>
    </w:p>
    <w:p w:rsidR="004F104E" w:rsidRDefault="002F3B91" w:rsidP="006E41FC">
      <w:pPr>
        <w:ind w:left="1304" w:firstLine="136"/>
        <w:rPr>
          <w:rFonts w:ascii="Arial" w:hAnsi="Arial" w:cs="Arial"/>
          <w:sz w:val="28"/>
          <w:szCs w:val="28"/>
        </w:rPr>
      </w:pPr>
      <w:r>
        <w:rPr>
          <w:rFonts w:ascii="Arial" w:hAnsi="Arial" w:cs="Arial"/>
          <w:sz w:val="28"/>
          <w:szCs w:val="28"/>
        </w:rPr>
        <w:t>In l</w:t>
      </w:r>
      <w:r w:rsidR="004F104E" w:rsidRPr="003F6B9E">
        <w:rPr>
          <w:rFonts w:ascii="Arial" w:hAnsi="Arial" w:cs="Arial"/>
          <w:sz w:val="28"/>
          <w:szCs w:val="28"/>
        </w:rPr>
        <w:t>ab</w:t>
      </w:r>
      <w:r>
        <w:rPr>
          <w:rFonts w:ascii="Arial" w:hAnsi="Arial" w:cs="Arial"/>
          <w:sz w:val="28"/>
          <w:szCs w:val="28"/>
        </w:rPr>
        <w:t>o</w:t>
      </w:r>
      <w:r w:rsidR="004F104E" w:rsidRPr="003F6B9E">
        <w:rPr>
          <w:rFonts w:ascii="Arial" w:hAnsi="Arial" w:cs="Arial"/>
          <w:sz w:val="28"/>
          <w:szCs w:val="28"/>
        </w:rPr>
        <w:t>ra</w:t>
      </w:r>
      <w:r>
        <w:rPr>
          <w:rFonts w:ascii="Arial" w:hAnsi="Arial" w:cs="Arial"/>
          <w:sz w:val="28"/>
          <w:szCs w:val="28"/>
        </w:rPr>
        <w:t>tory A3-16</w:t>
      </w:r>
      <w:r w:rsidR="004F104E" w:rsidRPr="003F6B9E">
        <w:rPr>
          <w:rFonts w:ascii="Arial" w:hAnsi="Arial" w:cs="Arial"/>
          <w:sz w:val="28"/>
          <w:szCs w:val="28"/>
        </w:rPr>
        <w:tab/>
      </w:r>
      <w:r>
        <w:rPr>
          <w:rFonts w:ascii="Arial" w:hAnsi="Arial" w:cs="Arial"/>
          <w:sz w:val="28"/>
          <w:szCs w:val="28"/>
        </w:rPr>
        <w:t xml:space="preserve">about </w:t>
      </w:r>
      <w:r>
        <w:rPr>
          <w:rFonts w:ascii="Arial" w:hAnsi="Arial" w:cs="Arial"/>
          <w:sz w:val="28"/>
          <w:szCs w:val="28"/>
        </w:rPr>
        <w:tab/>
      </w:r>
      <w:r>
        <w:rPr>
          <w:rFonts w:ascii="Arial" w:hAnsi="Arial" w:cs="Arial"/>
          <w:sz w:val="28"/>
          <w:szCs w:val="28"/>
        </w:rPr>
        <w:tab/>
        <w:t xml:space="preserve">= </w:t>
      </w:r>
      <w:r w:rsidR="004F104E" w:rsidRPr="003F6B9E">
        <w:rPr>
          <w:rFonts w:ascii="Arial" w:hAnsi="Arial" w:cs="Arial"/>
          <w:sz w:val="28"/>
          <w:szCs w:val="28"/>
        </w:rPr>
        <w:t>7.</w:t>
      </w:r>
      <w:del w:id="62" w:author="Esa Kunnari" w:date="2017-01-11T10:02:00Z">
        <w:r w:rsidR="004F104E" w:rsidRPr="003F6B9E" w:rsidDel="00DB6AD7">
          <w:rPr>
            <w:rFonts w:ascii="Arial" w:hAnsi="Arial" w:cs="Arial"/>
            <w:sz w:val="28"/>
            <w:szCs w:val="28"/>
          </w:rPr>
          <w:delText>4Khz</w:delText>
        </w:r>
      </w:del>
      <w:ins w:id="63" w:author="Esa Kunnari" w:date="2017-01-11T10:02:00Z">
        <w:r w:rsidR="00DB6AD7" w:rsidRPr="003F6B9E">
          <w:rPr>
            <w:rFonts w:ascii="Arial" w:hAnsi="Arial" w:cs="Arial"/>
            <w:sz w:val="28"/>
            <w:szCs w:val="28"/>
          </w:rPr>
          <w:t>4K</w:t>
        </w:r>
        <w:r w:rsidR="00DB6AD7">
          <w:rPr>
            <w:rFonts w:ascii="Arial" w:hAnsi="Arial" w:cs="Arial"/>
            <w:sz w:val="28"/>
            <w:szCs w:val="28"/>
          </w:rPr>
          <w:t>H</w:t>
        </w:r>
        <w:r w:rsidR="00DB6AD7" w:rsidRPr="003F6B9E">
          <w:rPr>
            <w:rFonts w:ascii="Arial" w:hAnsi="Arial" w:cs="Arial"/>
            <w:sz w:val="28"/>
            <w:szCs w:val="28"/>
          </w:rPr>
          <w:t>z</w:t>
        </w:r>
      </w:ins>
    </w:p>
    <w:p w:rsidR="002F3B91" w:rsidRDefault="002F3B91" w:rsidP="006E41FC">
      <w:pPr>
        <w:ind w:left="1304" w:firstLine="136"/>
        <w:rPr>
          <w:rFonts w:ascii="Arial" w:hAnsi="Arial" w:cs="Arial"/>
          <w:sz w:val="28"/>
          <w:szCs w:val="28"/>
        </w:rPr>
      </w:pPr>
    </w:p>
    <w:p w:rsidR="00607469" w:rsidRDefault="00607469" w:rsidP="006E41FC">
      <w:pPr>
        <w:ind w:left="1304" w:firstLine="136"/>
        <w:rPr>
          <w:rFonts w:ascii="Arial" w:hAnsi="Arial" w:cs="Arial"/>
          <w:sz w:val="28"/>
          <w:szCs w:val="28"/>
        </w:rPr>
      </w:pPr>
    </w:p>
    <w:p w:rsidR="00607469" w:rsidRDefault="00607469" w:rsidP="006E41FC">
      <w:pPr>
        <w:ind w:left="1304" w:firstLine="136"/>
        <w:rPr>
          <w:rFonts w:ascii="Arial" w:hAnsi="Arial" w:cs="Arial"/>
          <w:sz w:val="28"/>
          <w:szCs w:val="28"/>
        </w:rPr>
      </w:pPr>
    </w:p>
    <w:p w:rsidR="00607469" w:rsidRDefault="003D70F6" w:rsidP="006E41FC">
      <w:pPr>
        <w:ind w:left="1304" w:firstLine="136"/>
        <w:rPr>
          <w:rFonts w:ascii="Arial" w:hAnsi="Arial" w:cs="Arial"/>
          <w:sz w:val="28"/>
          <w:szCs w:val="28"/>
        </w:rPr>
      </w:pPr>
      <w:r w:rsidRPr="0044299E">
        <w:rPr>
          <w:rFonts w:ascii="Arial" w:hAnsi="Arial" w:cs="Arial"/>
          <w:noProof/>
          <w:sz w:val="28"/>
          <w:szCs w:val="28"/>
        </w:rPr>
        <mc:AlternateContent>
          <mc:Choice Requires="wps">
            <w:drawing>
              <wp:anchor distT="0" distB="0" distL="114300" distR="114300" simplePos="0" relativeHeight="252952576" behindDoc="0" locked="0" layoutInCell="1" allowOverlap="1" wp14:anchorId="2DA55BFA" wp14:editId="3BC65193">
                <wp:simplePos x="0" y="0"/>
                <wp:positionH relativeFrom="column">
                  <wp:posOffset>1619250</wp:posOffset>
                </wp:positionH>
                <wp:positionV relativeFrom="paragraph">
                  <wp:posOffset>1926590</wp:posOffset>
                </wp:positionV>
                <wp:extent cx="3688080" cy="45719"/>
                <wp:effectExtent l="38100" t="76200" r="7620" b="88265"/>
                <wp:wrapNone/>
                <wp:docPr id="266" name="Straight Arrow Connector 266"/>
                <wp:cNvGraphicFramePr/>
                <a:graphic xmlns:a="http://schemas.openxmlformats.org/drawingml/2006/main">
                  <a:graphicData uri="http://schemas.microsoft.com/office/word/2010/wordprocessingShape">
                    <wps:wsp>
                      <wps:cNvCnPr/>
                      <wps:spPr>
                        <a:xfrm flipV="1">
                          <a:off x="0" y="0"/>
                          <a:ext cx="3688080" cy="45719"/>
                        </a:xfrm>
                        <a:prstGeom prst="straightConnector1">
                          <a:avLst/>
                        </a:prstGeom>
                        <a:noFill/>
                        <a:ln w="19050" cap="flat" cmpd="sng" algn="ctr">
                          <a:solidFill>
                            <a:srgbClr val="00B050"/>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180C01" id="Straight Arrow Connector 266" o:spid="_x0000_s1026" type="#_x0000_t32" style="position:absolute;margin-left:127.5pt;margin-top:151.7pt;width:290.4pt;height:3.6pt;flip:y;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" strokecolor="#00b050" strokeweight="1.5pt">
                <v:stroke startarrow="block" endarrow="block"/>
              </v:shape>
            </w:pict>
          </mc:Fallback>
        </mc:AlternateContent>
      </w:r>
      <w:r w:rsidR="0044299E" w:rsidRPr="003F6B9E">
        <w:rPr>
          <w:rFonts w:ascii="Arial" w:hAnsi="Arial" w:cs="Arial"/>
          <w:noProof/>
          <w:sz w:val="28"/>
          <w:szCs w:val="28"/>
        </w:rPr>
        <mc:AlternateContent>
          <mc:Choice Requires="wps">
            <w:drawing>
              <wp:anchor distT="0" distB="0" distL="114300" distR="114300" simplePos="0" relativeHeight="252954624" behindDoc="0" locked="0" layoutInCell="1" allowOverlap="1" wp14:anchorId="6821FF98" wp14:editId="7B5769E5">
                <wp:simplePos x="0" y="0"/>
                <wp:positionH relativeFrom="column">
                  <wp:posOffset>3149600</wp:posOffset>
                </wp:positionH>
                <wp:positionV relativeFrom="paragraph">
                  <wp:posOffset>2041525</wp:posOffset>
                </wp:positionV>
                <wp:extent cx="914400" cy="289560"/>
                <wp:effectExtent l="0" t="0" r="0" b="0"/>
                <wp:wrapNone/>
                <wp:docPr id="267" name="Rectangle 267"/>
                <wp:cNvGraphicFramePr/>
                <a:graphic xmlns:a="http://schemas.openxmlformats.org/drawingml/2006/main">
                  <a:graphicData uri="http://schemas.microsoft.com/office/word/2010/wordprocessingShape">
                    <wps:wsp>
                      <wps:cNvSpPr/>
                      <wps:spPr>
                        <a:xfrm>
                          <a:off x="0" y="0"/>
                          <a:ext cx="914400" cy="289560"/>
                        </a:xfrm>
                        <a:prstGeom prst="rect">
                          <a:avLst/>
                        </a:prstGeom>
                        <a:noFill/>
                        <a:ln w="25400" cap="flat" cmpd="sng" algn="ctr">
                          <a:noFill/>
                          <a:prstDash val="solid"/>
                        </a:ln>
                        <a:effectLst/>
                      </wps:spPr>
                      <wps:txbx>
                        <w:txbxContent>
                          <w:p w:rsidR="00283693" w:rsidRPr="00426B82" w:rsidRDefault="00283693" w:rsidP="0044299E">
                            <w:pPr>
                              <w:jc w:val="center"/>
                              <w:rPr>
                                <w:rFonts w:ascii="Arial" w:hAnsi="Arial" w:cs="Arial"/>
                                <w:b/>
                                <w:color w:val="000000" w:themeColor="text1"/>
                              </w:rPr>
                            </w:pPr>
                            <w:r>
                              <w:rPr>
                                <w:rFonts w:ascii="Arial" w:hAnsi="Arial" w:cs="Arial"/>
                                <w:b/>
                                <w:color w:val="000000" w:themeColor="text1"/>
                                <w:highlight w:val="cyan"/>
                              </w:rPr>
                              <w:t xml:space="preserve"> 130us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1FF98" id="Rectangle 267" o:spid="_x0000_s1076" style="position:absolute;left:0;text-align:left;margin-left:248pt;margin-top:160.75pt;width:1in;height:22.8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" filled="f" stroked="f" strokeweight="2pt">
                <v:textbox>
                  <w:txbxContent>
                    <w:p w:rsidR="00283693" w:rsidRPr="00426B82" w:rsidRDefault="00283693" w:rsidP="0044299E">
                      <w:pPr>
                        <w:jc w:val="center"/>
                        <w:rPr>
                          <w:rFonts w:ascii="Arial" w:hAnsi="Arial" w:cs="Arial"/>
                          <w:b/>
                          <w:color w:val="000000" w:themeColor="text1"/>
                        </w:rPr>
                      </w:pPr>
                      <w:r>
                        <w:rPr>
                          <w:rFonts w:ascii="Arial" w:hAnsi="Arial" w:cs="Arial"/>
                          <w:b/>
                          <w:color w:val="000000" w:themeColor="text1"/>
                          <w:highlight w:val="cyan"/>
                        </w:rPr>
                        <w:t xml:space="preserve"> 130us   </w:t>
                      </w:r>
                      <w:r>
                        <w:rPr>
                          <w:rFonts w:ascii="Arial" w:hAnsi="Arial" w:cs="Arial"/>
                          <w:b/>
                          <w:color w:val="000000" w:themeColor="text1"/>
                        </w:rPr>
                        <w:t xml:space="preserve">  </w:t>
                      </w:r>
                    </w:p>
                  </w:txbxContent>
                </v:textbox>
              </v:rec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0288" behindDoc="0" locked="0" layoutInCell="1" allowOverlap="1" wp14:anchorId="300BA459" wp14:editId="49ACBCC1">
                <wp:simplePos x="0" y="0"/>
                <wp:positionH relativeFrom="column">
                  <wp:posOffset>1680210</wp:posOffset>
                </wp:positionH>
                <wp:positionV relativeFrom="paragraph">
                  <wp:posOffset>768985</wp:posOffset>
                </wp:positionV>
                <wp:extent cx="1838960" cy="17780"/>
                <wp:effectExtent l="0" t="0" r="27940" b="20320"/>
                <wp:wrapNone/>
                <wp:docPr id="256" name="Straight Connector 256"/>
                <wp:cNvGraphicFramePr/>
                <a:graphic xmlns:a="http://schemas.openxmlformats.org/drawingml/2006/main">
                  <a:graphicData uri="http://schemas.microsoft.com/office/word/2010/wordprocessingShape">
                    <wps:wsp>
                      <wps:cNvCnPr/>
                      <wps:spPr>
                        <a:xfrm flipV="1">
                          <a:off x="0" y="0"/>
                          <a:ext cx="1838960" cy="1778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E121E65" id="Straight Connector 256" o:spid="_x0000_s1026" style="position:absolute;flip:y;z-index:2529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3pt,60.55pt" to="277.1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" strokecolor="#00b050" strokeweight="1.5p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2336" behindDoc="0" locked="0" layoutInCell="1" allowOverlap="1" wp14:anchorId="782C7A4C" wp14:editId="5D5C9DD5">
                <wp:simplePos x="0" y="0"/>
                <wp:positionH relativeFrom="column">
                  <wp:posOffset>3783330</wp:posOffset>
                </wp:positionH>
                <wp:positionV relativeFrom="paragraph">
                  <wp:posOffset>631825</wp:posOffset>
                </wp:positionV>
                <wp:extent cx="586740" cy="289560"/>
                <wp:effectExtent l="0" t="0" r="0" b="0"/>
                <wp:wrapNone/>
                <wp:docPr id="258" name="Rectangle 258"/>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6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7A4C" id="Rectangle 258" o:spid="_x0000_s1077" style="position:absolute;left:0;text-align:left;margin-left:297.9pt;margin-top:49.75pt;width:46.2pt;height:22.8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" filled="f" stroked="f" strokeweight="2pt">
                <v:textbo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6 V  </w:t>
                      </w:r>
                      <w:r>
                        <w:rPr>
                          <w:rFonts w:ascii="Arial" w:hAnsi="Arial" w:cs="Arial"/>
                          <w:b/>
                          <w:color w:val="000000" w:themeColor="text1"/>
                        </w:rPr>
                        <w:t xml:space="preserve">  </w:t>
                      </w:r>
                    </w:p>
                  </w:txbxContent>
                </v:textbox>
              </v:rec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1312" behindDoc="0" locked="0" layoutInCell="1" allowOverlap="1" wp14:anchorId="4EE81C3F" wp14:editId="39906C64">
                <wp:simplePos x="0" y="0"/>
                <wp:positionH relativeFrom="column">
                  <wp:posOffset>948690</wp:posOffset>
                </wp:positionH>
                <wp:positionV relativeFrom="paragraph">
                  <wp:posOffset>1706245</wp:posOffset>
                </wp:positionV>
                <wp:extent cx="1158240" cy="15240"/>
                <wp:effectExtent l="0" t="0" r="22860" b="22860"/>
                <wp:wrapNone/>
                <wp:docPr id="257" name="Straight Connector 257"/>
                <wp:cNvGraphicFramePr/>
                <a:graphic xmlns:a="http://schemas.openxmlformats.org/drawingml/2006/main">
                  <a:graphicData uri="http://schemas.microsoft.com/office/word/2010/wordprocessingShape">
                    <wps:wsp>
                      <wps:cNvCnPr/>
                      <wps:spPr>
                        <a:xfrm>
                          <a:off x="0" y="0"/>
                          <a:ext cx="1158240" cy="1524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826176" id="Straight Connector 257" o:spid="_x0000_s1026" style="position:absolute;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134.35pt" to="165.9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" strokecolor="#00b050" strokeweight="1.5p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3360" behindDoc="0" locked="0" layoutInCell="1" allowOverlap="1" wp14:anchorId="7408600B" wp14:editId="005971AC">
                <wp:simplePos x="0" y="0"/>
                <wp:positionH relativeFrom="column">
                  <wp:posOffset>2038350</wp:posOffset>
                </wp:positionH>
                <wp:positionV relativeFrom="paragraph">
                  <wp:posOffset>1591945</wp:posOffset>
                </wp:positionV>
                <wp:extent cx="586740" cy="289560"/>
                <wp:effectExtent l="0" t="0" r="0" b="0"/>
                <wp:wrapNone/>
                <wp:docPr id="259" name="Rectangle 259"/>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8600B" id="Rectangle 259" o:spid="_x0000_s1078" style="position:absolute;left:0;text-align:left;margin-left:160.5pt;margin-top:125.35pt;width:46.2pt;height:22.8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" filled="f" stroked="f" strokeweight="2pt">
                <v:textbo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v:textbox>
              </v:rect>
            </w:pict>
          </mc:Fallback>
        </mc:AlternateContent>
      </w:r>
      <w:r w:rsidR="00607469">
        <w:rPr>
          <w:rFonts w:ascii="Arial" w:hAnsi="Arial" w:cs="Arial"/>
          <w:noProof/>
          <w:sz w:val="28"/>
          <w:szCs w:val="28"/>
        </w:rPr>
        <w:drawing>
          <wp:inline distT="0" distB="0" distL="0" distR="0" wp14:anchorId="055FD2A0">
            <wp:extent cx="5730875" cy="2627630"/>
            <wp:effectExtent l="0" t="0" r="3175"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2627630"/>
                    </a:xfrm>
                    <a:prstGeom prst="rect">
                      <a:avLst/>
                    </a:prstGeom>
                    <a:noFill/>
                  </pic:spPr>
                </pic:pic>
              </a:graphicData>
            </a:graphic>
          </wp:inline>
        </w:drawing>
      </w:r>
    </w:p>
    <w:p w:rsidR="00607469" w:rsidRDefault="00607469" w:rsidP="00607469">
      <w:pPr>
        <w:ind w:left="1304" w:firstLine="136"/>
        <w:rPr>
          <w:rFonts w:ascii="Arial" w:hAnsi="Arial" w:cs="Arial"/>
          <w:sz w:val="28"/>
          <w:szCs w:val="28"/>
        </w:rPr>
      </w:pPr>
      <w:r>
        <w:rPr>
          <w:rFonts w:ascii="Arial" w:hAnsi="Arial" w:cs="Arial"/>
          <w:sz w:val="28"/>
          <w:szCs w:val="28"/>
        </w:rPr>
        <w:t xml:space="preserve">Humidity In signal </w:t>
      </w:r>
      <w:r w:rsidRPr="00344EE0">
        <w:rPr>
          <w:rFonts w:ascii="Arial" w:hAnsi="Arial" w:cs="Arial"/>
          <w:sz w:val="28"/>
          <w:szCs w:val="28"/>
        </w:rPr>
        <w:t>waveform from signal box</w:t>
      </w:r>
      <w:r w:rsidR="00594E93">
        <w:rPr>
          <w:rFonts w:ascii="Arial" w:hAnsi="Arial" w:cs="Arial"/>
          <w:sz w:val="28"/>
          <w:szCs w:val="28"/>
        </w:rPr>
        <w:t>( Usgb</w:t>
      </w:r>
      <w:r w:rsidR="00594E93" w:rsidRPr="00594E93">
        <w:rPr>
          <w:rFonts w:ascii="Arial" w:hAnsi="Arial" w:cs="Arial"/>
          <w:sz w:val="28"/>
          <w:szCs w:val="28"/>
          <w:vertAlign w:val="subscript"/>
        </w:rPr>
        <w:t>OUT</w:t>
      </w:r>
      <w:r w:rsidR="00594E93" w:rsidRPr="00594E93">
        <w:rPr>
          <w:rFonts w:ascii="Arial" w:hAnsi="Arial" w:cs="Arial"/>
          <w:sz w:val="28"/>
          <w:szCs w:val="28"/>
        </w:rPr>
        <w:t xml:space="preserve"> )</w:t>
      </w:r>
    </w:p>
    <w:p w:rsidR="003D70F6" w:rsidRDefault="003D70F6" w:rsidP="003D70F6">
      <w:pPr>
        <w:ind w:left="1304"/>
        <w:rPr>
          <w:rFonts w:ascii="Arial" w:hAnsi="Arial" w:cs="Arial"/>
          <w:sz w:val="28"/>
          <w:szCs w:val="28"/>
        </w:rPr>
      </w:pPr>
    </w:p>
    <w:p w:rsidR="003D70F6" w:rsidRDefault="003D70F6" w:rsidP="003D70F6">
      <w:pPr>
        <w:ind w:left="1304"/>
        <w:rPr>
          <w:rFonts w:ascii="Arial" w:hAnsi="Arial" w:cs="Arial"/>
          <w:sz w:val="28"/>
          <w:szCs w:val="28"/>
        </w:rPr>
      </w:pPr>
      <w:r>
        <w:rPr>
          <w:rFonts w:ascii="Arial" w:hAnsi="Arial" w:cs="Arial"/>
          <w:sz w:val="28"/>
          <w:szCs w:val="28"/>
        </w:rPr>
        <w:t>Low level “0” = 0.0V</w:t>
      </w:r>
    </w:p>
    <w:p w:rsidR="003D70F6" w:rsidRPr="00462F6A" w:rsidRDefault="003D70F6" w:rsidP="003D70F6">
      <w:pPr>
        <w:ind w:left="1304"/>
        <w:rPr>
          <w:rFonts w:ascii="Arial" w:hAnsi="Arial" w:cs="Arial"/>
          <w:sz w:val="28"/>
          <w:szCs w:val="28"/>
        </w:rPr>
      </w:pPr>
      <w:r>
        <w:rPr>
          <w:rFonts w:ascii="Arial" w:hAnsi="Arial" w:cs="Arial"/>
          <w:sz w:val="28"/>
          <w:szCs w:val="28"/>
        </w:rPr>
        <w:t>High level “1” = 1.6V</w:t>
      </w:r>
    </w:p>
    <w:p w:rsidR="00607469" w:rsidRDefault="00607469" w:rsidP="006E41FC">
      <w:pPr>
        <w:ind w:left="1304" w:firstLine="136"/>
        <w:rPr>
          <w:rFonts w:ascii="Arial" w:hAnsi="Arial" w:cs="Arial"/>
          <w:sz w:val="28"/>
          <w:szCs w:val="28"/>
        </w:rPr>
      </w:pPr>
    </w:p>
    <w:p w:rsidR="00607469" w:rsidRDefault="00607469" w:rsidP="006E41FC">
      <w:pPr>
        <w:ind w:left="1304" w:firstLine="136"/>
        <w:rPr>
          <w:rFonts w:ascii="Arial" w:hAnsi="Arial" w:cs="Arial"/>
          <w:sz w:val="28"/>
          <w:szCs w:val="28"/>
        </w:rPr>
      </w:pPr>
    </w:p>
    <w:p w:rsidR="00607469" w:rsidRDefault="003D70F6" w:rsidP="006E41FC">
      <w:pPr>
        <w:ind w:left="1304" w:firstLine="136"/>
        <w:rPr>
          <w:rFonts w:ascii="Arial" w:hAnsi="Arial" w:cs="Arial"/>
          <w:sz w:val="28"/>
          <w:szCs w:val="28"/>
        </w:rPr>
      </w:pPr>
      <w:r w:rsidRPr="003D70F6">
        <w:rPr>
          <w:rFonts w:ascii="Arial" w:hAnsi="Arial" w:cs="Arial"/>
          <w:noProof/>
          <w:sz w:val="28"/>
          <w:szCs w:val="28"/>
        </w:rPr>
        <w:lastRenderedPageBreak/>
        <mc:AlternateContent>
          <mc:Choice Requires="wps">
            <w:drawing>
              <wp:anchor distT="0" distB="0" distL="114300" distR="114300" simplePos="0" relativeHeight="252956672" behindDoc="0" locked="0" layoutInCell="1" allowOverlap="1" wp14:anchorId="4CB276C9" wp14:editId="7583E23F">
                <wp:simplePos x="0" y="0"/>
                <wp:positionH relativeFrom="column">
                  <wp:posOffset>1625600</wp:posOffset>
                </wp:positionH>
                <wp:positionV relativeFrom="paragraph">
                  <wp:posOffset>1945640</wp:posOffset>
                </wp:positionV>
                <wp:extent cx="3688080" cy="45085"/>
                <wp:effectExtent l="38100" t="76200" r="7620" b="88265"/>
                <wp:wrapNone/>
                <wp:docPr id="270" name="Straight Arrow Connector 270"/>
                <wp:cNvGraphicFramePr/>
                <a:graphic xmlns:a="http://schemas.openxmlformats.org/drawingml/2006/main">
                  <a:graphicData uri="http://schemas.microsoft.com/office/word/2010/wordprocessingShape">
                    <wps:wsp>
                      <wps:cNvCnPr/>
                      <wps:spPr>
                        <a:xfrm flipV="1">
                          <a:off x="0" y="0"/>
                          <a:ext cx="3688080" cy="45085"/>
                        </a:xfrm>
                        <a:prstGeom prst="straightConnector1">
                          <a:avLst/>
                        </a:prstGeom>
                        <a:noFill/>
                        <a:ln w="19050" cap="flat" cmpd="sng" algn="ctr">
                          <a:solidFill>
                            <a:srgbClr val="00B050"/>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469129" id="Straight Arrow Connector 270" o:spid="_x0000_s1026" type="#_x0000_t32" style="position:absolute;margin-left:128pt;margin-top:153.2pt;width:290.4pt;height:3.55pt;flip:y;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" strokecolor="#00b050" strokeweight="1.5pt">
                <v:stroke startarrow="block" endarrow="block"/>
              </v:shape>
            </w:pict>
          </mc:Fallback>
        </mc:AlternateContent>
      </w:r>
      <w:r w:rsidRPr="003D70F6">
        <w:rPr>
          <w:rFonts w:ascii="Arial" w:hAnsi="Arial" w:cs="Arial"/>
          <w:noProof/>
          <w:sz w:val="28"/>
          <w:szCs w:val="28"/>
        </w:rPr>
        <mc:AlternateContent>
          <mc:Choice Requires="wps">
            <w:drawing>
              <wp:anchor distT="0" distB="0" distL="114300" distR="114300" simplePos="0" relativeHeight="252957696" behindDoc="0" locked="0" layoutInCell="1" allowOverlap="1" wp14:anchorId="03EB8B25" wp14:editId="7E45AC75">
                <wp:simplePos x="0" y="0"/>
                <wp:positionH relativeFrom="column">
                  <wp:posOffset>3155950</wp:posOffset>
                </wp:positionH>
                <wp:positionV relativeFrom="paragraph">
                  <wp:posOffset>1984375</wp:posOffset>
                </wp:positionV>
                <wp:extent cx="914400" cy="289560"/>
                <wp:effectExtent l="0" t="0" r="0" b="0"/>
                <wp:wrapNone/>
                <wp:docPr id="271" name="Rectangle 271"/>
                <wp:cNvGraphicFramePr/>
                <a:graphic xmlns:a="http://schemas.openxmlformats.org/drawingml/2006/main">
                  <a:graphicData uri="http://schemas.microsoft.com/office/word/2010/wordprocessingShape">
                    <wps:wsp>
                      <wps:cNvSpPr/>
                      <wps:spPr>
                        <a:xfrm>
                          <a:off x="0" y="0"/>
                          <a:ext cx="914400" cy="289560"/>
                        </a:xfrm>
                        <a:prstGeom prst="rect">
                          <a:avLst/>
                        </a:prstGeom>
                        <a:noFill/>
                        <a:ln w="25400" cap="flat" cmpd="sng" algn="ctr">
                          <a:noFill/>
                          <a:prstDash val="solid"/>
                        </a:ln>
                        <a:effectLst/>
                      </wps:spPr>
                      <wps:txbx>
                        <w:txbxContent>
                          <w:p w:rsidR="00283693" w:rsidRPr="00426B82" w:rsidRDefault="00283693" w:rsidP="003D70F6">
                            <w:pPr>
                              <w:jc w:val="center"/>
                              <w:rPr>
                                <w:rFonts w:ascii="Arial" w:hAnsi="Arial" w:cs="Arial"/>
                                <w:b/>
                                <w:color w:val="000000" w:themeColor="text1"/>
                              </w:rPr>
                            </w:pPr>
                            <w:r>
                              <w:rPr>
                                <w:rFonts w:ascii="Arial" w:hAnsi="Arial" w:cs="Arial"/>
                                <w:b/>
                                <w:color w:val="000000" w:themeColor="text1"/>
                                <w:highlight w:val="cyan"/>
                              </w:rPr>
                              <w:t xml:space="preserve"> 130us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8B25" id="Rectangle 271" o:spid="_x0000_s1079" style="position:absolute;left:0;text-align:left;margin-left:248.5pt;margin-top:156.25pt;width:1in;height:22.8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" filled="f" stroked="f" strokeweight="2pt">
                <v:textbox>
                  <w:txbxContent>
                    <w:p w:rsidR="00283693" w:rsidRPr="00426B82" w:rsidRDefault="00283693" w:rsidP="003D70F6">
                      <w:pPr>
                        <w:jc w:val="center"/>
                        <w:rPr>
                          <w:rFonts w:ascii="Arial" w:hAnsi="Arial" w:cs="Arial"/>
                          <w:b/>
                          <w:color w:val="000000" w:themeColor="text1"/>
                        </w:rPr>
                      </w:pPr>
                      <w:r>
                        <w:rPr>
                          <w:rFonts w:ascii="Arial" w:hAnsi="Arial" w:cs="Arial"/>
                          <w:b/>
                          <w:color w:val="000000" w:themeColor="text1"/>
                          <w:highlight w:val="cyan"/>
                        </w:rPr>
                        <w:t xml:space="preserve"> 130us   </w:t>
                      </w:r>
                      <w:r>
                        <w:rPr>
                          <w:rFonts w:ascii="Arial" w:hAnsi="Arial" w:cs="Arial"/>
                          <w:b/>
                          <w:color w:val="000000" w:themeColor="text1"/>
                        </w:rPr>
                        <w:t xml:space="preserve">  </w:t>
                      </w:r>
                    </w:p>
                  </w:txbxContent>
                </v:textbox>
              </v:rec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7456" behindDoc="0" locked="0" layoutInCell="1" allowOverlap="1" wp14:anchorId="6F56CEAB" wp14:editId="70436CA8">
                <wp:simplePos x="0" y="0"/>
                <wp:positionH relativeFrom="column">
                  <wp:posOffset>3543300</wp:posOffset>
                </wp:positionH>
                <wp:positionV relativeFrom="paragraph">
                  <wp:posOffset>925830</wp:posOffset>
                </wp:positionV>
                <wp:extent cx="586740" cy="289560"/>
                <wp:effectExtent l="0" t="0" r="0" b="0"/>
                <wp:wrapNone/>
                <wp:docPr id="262" name="Rectangle 262"/>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0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CEAB" id="Rectangle 262" o:spid="_x0000_s1080" style="position:absolute;left:0;text-align:left;margin-left:279pt;margin-top:72.9pt;width:46.2pt;height:22.8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" filled="f" stroked="f" strokeweight="2pt">
                <v:textbo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0 V  </w:t>
                      </w:r>
                      <w:r>
                        <w:rPr>
                          <w:rFonts w:ascii="Arial" w:hAnsi="Arial" w:cs="Arial"/>
                          <w:b/>
                          <w:color w:val="000000" w:themeColor="text1"/>
                        </w:rPr>
                        <w:t xml:space="preserve">  </w:t>
                      </w:r>
                    </w:p>
                  </w:txbxContent>
                </v:textbox>
              </v:rec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5408" behindDoc="0" locked="0" layoutInCell="1" allowOverlap="1" wp14:anchorId="3E989E9F" wp14:editId="000A1E05">
                <wp:simplePos x="0" y="0"/>
                <wp:positionH relativeFrom="column">
                  <wp:posOffset>1604010</wp:posOffset>
                </wp:positionH>
                <wp:positionV relativeFrom="paragraph">
                  <wp:posOffset>1073785</wp:posOffset>
                </wp:positionV>
                <wp:extent cx="2034540" cy="13970"/>
                <wp:effectExtent l="0" t="0" r="22860" b="24130"/>
                <wp:wrapNone/>
                <wp:docPr id="260" name="Straight Connector 260"/>
                <wp:cNvGraphicFramePr/>
                <a:graphic xmlns:a="http://schemas.openxmlformats.org/drawingml/2006/main">
                  <a:graphicData uri="http://schemas.microsoft.com/office/word/2010/wordprocessingShape">
                    <wps:wsp>
                      <wps:cNvCnPr/>
                      <wps:spPr>
                        <a:xfrm flipV="1">
                          <a:off x="0" y="0"/>
                          <a:ext cx="2034540" cy="1397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7C2D84D" id="Straight Connector 260" o:spid="_x0000_s1026" style="position:absolute;flip:y;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3pt,84.55pt" to="28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" strokecolor="#00b050" strokeweight="1.5p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8480" behindDoc="0" locked="0" layoutInCell="1" allowOverlap="1" wp14:anchorId="220EB764" wp14:editId="299E3F43">
                <wp:simplePos x="0" y="0"/>
                <wp:positionH relativeFrom="column">
                  <wp:posOffset>1996440</wp:posOffset>
                </wp:positionH>
                <wp:positionV relativeFrom="paragraph">
                  <wp:posOffset>1592580</wp:posOffset>
                </wp:positionV>
                <wp:extent cx="586740" cy="289560"/>
                <wp:effectExtent l="0" t="0" r="0" b="0"/>
                <wp:wrapNone/>
                <wp:docPr id="263" name="Rectangle 263"/>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EB764" id="Rectangle 263" o:spid="_x0000_s1081" style="position:absolute;left:0;text-align:left;margin-left:157.2pt;margin-top:125.4pt;width:46.2pt;height:22.8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" filled="f" stroked="f" strokeweight="2pt">
                <v:textbox>
                  <w:txbxContent>
                    <w:p w:rsidR="00283693" w:rsidRPr="00426B82" w:rsidRDefault="00283693" w:rsidP="004E4394">
                      <w:pPr>
                        <w:jc w:val="center"/>
                        <w:rPr>
                          <w:rFonts w:ascii="Arial" w:hAnsi="Arial" w:cs="Arial"/>
                          <w:b/>
                          <w:color w:val="000000" w:themeColor="text1"/>
                        </w:rPr>
                      </w:pPr>
                      <w:r>
                        <w:rPr>
                          <w:rFonts w:ascii="Arial" w:hAnsi="Arial" w:cs="Arial"/>
                          <w:b/>
                          <w:color w:val="000000" w:themeColor="text1"/>
                          <w:highlight w:val="cyan"/>
                        </w:rPr>
                        <w:t xml:space="preserve"> 0</w:t>
                      </w:r>
                      <w:r w:rsidRPr="00EB6C5E">
                        <w:rPr>
                          <w:rFonts w:ascii="Arial" w:hAnsi="Arial" w:cs="Arial"/>
                          <w:b/>
                          <w:color w:val="000000" w:themeColor="text1"/>
                          <w:highlight w:val="cyan"/>
                        </w:rPr>
                        <w:t>.0</w:t>
                      </w:r>
                      <w:r>
                        <w:rPr>
                          <w:rFonts w:ascii="Arial" w:hAnsi="Arial" w:cs="Arial"/>
                          <w:b/>
                          <w:color w:val="000000" w:themeColor="text1"/>
                          <w:highlight w:val="cyan"/>
                        </w:rPr>
                        <w:t xml:space="preserve"> V  </w:t>
                      </w:r>
                      <w:r>
                        <w:rPr>
                          <w:rFonts w:ascii="Arial" w:hAnsi="Arial" w:cs="Arial"/>
                          <w:b/>
                          <w:color w:val="000000" w:themeColor="text1"/>
                        </w:rPr>
                        <w:t xml:space="preserve">  </w:t>
                      </w:r>
                    </w:p>
                  </w:txbxContent>
                </v:textbox>
              </v:rect>
            </w:pict>
          </mc:Fallback>
        </mc:AlternateContent>
      </w:r>
      <w:r w:rsidR="004E4394" w:rsidRPr="004E4394">
        <w:rPr>
          <w:rFonts w:ascii="Arial" w:hAnsi="Arial" w:cs="Arial"/>
          <w:noProof/>
          <w:sz w:val="28"/>
          <w:szCs w:val="28"/>
        </w:rPr>
        <mc:AlternateContent>
          <mc:Choice Requires="wps">
            <w:drawing>
              <wp:anchor distT="0" distB="0" distL="114300" distR="114300" simplePos="0" relativeHeight="252946432" behindDoc="0" locked="0" layoutInCell="1" allowOverlap="1" wp14:anchorId="50582197" wp14:editId="600D876E">
                <wp:simplePos x="0" y="0"/>
                <wp:positionH relativeFrom="column">
                  <wp:posOffset>906780</wp:posOffset>
                </wp:positionH>
                <wp:positionV relativeFrom="paragraph">
                  <wp:posOffset>1706880</wp:posOffset>
                </wp:positionV>
                <wp:extent cx="1158240" cy="15240"/>
                <wp:effectExtent l="0" t="0" r="22860" b="22860"/>
                <wp:wrapNone/>
                <wp:docPr id="261" name="Straight Connector 261"/>
                <wp:cNvGraphicFramePr/>
                <a:graphic xmlns:a="http://schemas.openxmlformats.org/drawingml/2006/main">
                  <a:graphicData uri="http://schemas.microsoft.com/office/word/2010/wordprocessingShape">
                    <wps:wsp>
                      <wps:cNvCnPr/>
                      <wps:spPr>
                        <a:xfrm>
                          <a:off x="0" y="0"/>
                          <a:ext cx="1158240" cy="1524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3C3D4D1" id="Straight Connector 261" o:spid="_x0000_s1026" style="position:absolute;z-index:2529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34.4pt" to="162.6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" strokecolor="#00b050" strokeweight="1.5pt"/>
            </w:pict>
          </mc:Fallback>
        </mc:AlternateContent>
      </w:r>
      <w:r w:rsidR="00607469">
        <w:rPr>
          <w:rFonts w:ascii="Arial" w:hAnsi="Arial" w:cs="Arial"/>
          <w:noProof/>
          <w:sz w:val="28"/>
          <w:szCs w:val="28"/>
        </w:rPr>
        <w:drawing>
          <wp:inline distT="0" distB="0" distL="0" distR="0" wp14:anchorId="4144784B">
            <wp:extent cx="5730875" cy="2615565"/>
            <wp:effectExtent l="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2615565"/>
                    </a:xfrm>
                    <a:prstGeom prst="rect">
                      <a:avLst/>
                    </a:prstGeom>
                    <a:noFill/>
                  </pic:spPr>
                </pic:pic>
              </a:graphicData>
            </a:graphic>
          </wp:inline>
        </w:drawing>
      </w:r>
    </w:p>
    <w:p w:rsidR="00607469" w:rsidRDefault="00607469" w:rsidP="00607469">
      <w:pPr>
        <w:ind w:left="1304" w:firstLine="136"/>
        <w:rPr>
          <w:rFonts w:ascii="Arial" w:hAnsi="Arial" w:cs="Arial"/>
          <w:sz w:val="28"/>
          <w:szCs w:val="28"/>
        </w:rPr>
      </w:pPr>
      <w:r>
        <w:rPr>
          <w:rFonts w:ascii="Arial" w:hAnsi="Arial" w:cs="Arial"/>
          <w:sz w:val="28"/>
          <w:szCs w:val="28"/>
        </w:rPr>
        <w:t xml:space="preserve">Humidity Out signal </w:t>
      </w:r>
      <w:r w:rsidRPr="00344EE0">
        <w:rPr>
          <w:rFonts w:ascii="Arial" w:hAnsi="Arial" w:cs="Arial"/>
          <w:sz w:val="28"/>
          <w:szCs w:val="28"/>
        </w:rPr>
        <w:t>waveform from signal box</w:t>
      </w:r>
      <w:r w:rsidR="00594E93">
        <w:rPr>
          <w:rFonts w:ascii="Arial" w:hAnsi="Arial" w:cs="Arial"/>
          <w:sz w:val="28"/>
          <w:szCs w:val="28"/>
        </w:rPr>
        <w:t>( Usgb</w:t>
      </w:r>
      <w:r w:rsidR="00594E93" w:rsidRPr="00594E93">
        <w:rPr>
          <w:rFonts w:ascii="Arial" w:hAnsi="Arial" w:cs="Arial"/>
          <w:sz w:val="28"/>
          <w:szCs w:val="28"/>
          <w:vertAlign w:val="subscript"/>
        </w:rPr>
        <w:t>OUT</w:t>
      </w:r>
      <w:r w:rsidR="00594E93" w:rsidRPr="00594E93">
        <w:rPr>
          <w:rFonts w:ascii="Arial" w:hAnsi="Arial" w:cs="Arial"/>
          <w:sz w:val="28"/>
          <w:szCs w:val="28"/>
        </w:rPr>
        <w:t xml:space="preserve"> )</w:t>
      </w:r>
    </w:p>
    <w:p w:rsidR="003D70F6" w:rsidRDefault="003D70F6" w:rsidP="003D70F6">
      <w:pPr>
        <w:ind w:left="1304"/>
        <w:rPr>
          <w:rFonts w:ascii="Arial" w:hAnsi="Arial" w:cs="Arial"/>
          <w:sz w:val="28"/>
          <w:szCs w:val="28"/>
        </w:rPr>
      </w:pPr>
    </w:p>
    <w:p w:rsidR="003D70F6" w:rsidRDefault="003D70F6" w:rsidP="003D70F6">
      <w:pPr>
        <w:ind w:left="1304"/>
        <w:rPr>
          <w:rFonts w:ascii="Arial" w:hAnsi="Arial" w:cs="Arial"/>
          <w:sz w:val="28"/>
          <w:szCs w:val="28"/>
        </w:rPr>
      </w:pPr>
      <w:r>
        <w:rPr>
          <w:rFonts w:ascii="Arial" w:hAnsi="Arial" w:cs="Arial"/>
          <w:sz w:val="28"/>
          <w:szCs w:val="28"/>
        </w:rPr>
        <w:t>Low level “0” = 0.0V</w:t>
      </w:r>
    </w:p>
    <w:p w:rsidR="003D70F6" w:rsidRPr="00462F6A" w:rsidRDefault="003D70F6" w:rsidP="003D70F6">
      <w:pPr>
        <w:ind w:left="1304"/>
        <w:rPr>
          <w:rFonts w:ascii="Arial" w:hAnsi="Arial" w:cs="Arial"/>
          <w:sz w:val="28"/>
          <w:szCs w:val="28"/>
        </w:rPr>
      </w:pPr>
      <w:r>
        <w:rPr>
          <w:rFonts w:ascii="Arial" w:hAnsi="Arial" w:cs="Arial"/>
          <w:sz w:val="28"/>
          <w:szCs w:val="28"/>
        </w:rPr>
        <w:t>High level “1” = 1.0V</w:t>
      </w:r>
    </w:p>
    <w:p w:rsidR="002F3B91" w:rsidRDefault="002F3B91" w:rsidP="006E41FC">
      <w:pPr>
        <w:ind w:left="1304" w:firstLine="136"/>
        <w:rPr>
          <w:rFonts w:ascii="Arial" w:hAnsi="Arial" w:cs="Arial"/>
          <w:sz w:val="28"/>
          <w:szCs w:val="28"/>
        </w:rPr>
      </w:pPr>
    </w:p>
    <w:p w:rsidR="002F3B91" w:rsidRPr="003F6B9E" w:rsidRDefault="002F3B91" w:rsidP="006E41FC">
      <w:pPr>
        <w:ind w:left="1304" w:firstLine="136"/>
        <w:rPr>
          <w:rFonts w:ascii="Arial" w:hAnsi="Arial" w:cs="Arial"/>
          <w:sz w:val="28"/>
          <w:szCs w:val="28"/>
        </w:rPr>
      </w:pPr>
    </w:p>
    <w:p w:rsidR="00607469" w:rsidRDefault="00607469">
      <w:pPr>
        <w:rPr>
          <w:rFonts w:asciiTheme="majorHAnsi" w:eastAsiaTheme="majorEastAsia" w:hAnsiTheme="majorHAnsi" w:cstheme="majorBidi"/>
          <w:b/>
          <w:bCs/>
          <w:color w:val="4F81BD" w:themeColor="accent1"/>
          <w:sz w:val="26"/>
          <w:szCs w:val="26"/>
        </w:rPr>
      </w:pPr>
      <w:r>
        <w:br w:type="page"/>
      </w:r>
    </w:p>
    <w:p w:rsidR="002F3B91" w:rsidRDefault="000D58A6" w:rsidP="002F3B91">
      <w:pPr>
        <w:pStyle w:val="Heading2"/>
      </w:pPr>
      <w:r w:rsidRPr="003F6B9E">
        <w:lastRenderedPageBreak/>
        <w:tab/>
      </w:r>
      <w:bookmarkStart w:id="64" w:name="_Toc471836104"/>
      <w:r w:rsidR="002F3B91">
        <w:t>Reference circuit waveforms / Humidity IN</w:t>
      </w:r>
      <w:bookmarkEnd w:id="64"/>
    </w:p>
    <w:p w:rsidR="00607469" w:rsidRDefault="000D58A6">
      <w:r w:rsidRPr="003F6B9E">
        <w:tab/>
      </w:r>
    </w:p>
    <w:p w:rsidR="00607469" w:rsidRDefault="00607469">
      <w:r w:rsidRPr="00607469">
        <w:rPr>
          <w:noProof/>
        </w:rPr>
        <mc:AlternateContent>
          <mc:Choice Requires="wps">
            <w:drawing>
              <wp:anchor distT="0" distB="0" distL="114300" distR="114300" simplePos="0" relativeHeight="252935168" behindDoc="0" locked="0" layoutInCell="1" allowOverlap="1" wp14:anchorId="6517AD26" wp14:editId="585A68D7">
                <wp:simplePos x="0" y="0"/>
                <wp:positionH relativeFrom="column">
                  <wp:posOffset>91440</wp:posOffset>
                </wp:positionH>
                <wp:positionV relativeFrom="paragraph">
                  <wp:posOffset>1752600</wp:posOffset>
                </wp:positionV>
                <wp:extent cx="586740" cy="289560"/>
                <wp:effectExtent l="0" t="0" r="0" b="0"/>
                <wp:wrapNone/>
                <wp:docPr id="255" name="Rectangle 255"/>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AD26" id="Rectangle 255" o:spid="_x0000_s1082" style="position:absolute;margin-left:7.2pt;margin-top:138pt;width:46.2pt;height:22.8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" filled="f" stroked="f" strokeweight="2pt">
                <v:textbo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Pr="00607469">
        <w:rPr>
          <w:noProof/>
        </w:rPr>
        <mc:AlternateContent>
          <mc:Choice Requires="wps">
            <w:drawing>
              <wp:anchor distT="0" distB="0" distL="114300" distR="114300" simplePos="0" relativeHeight="252934144" behindDoc="0" locked="0" layoutInCell="1" allowOverlap="1" wp14:anchorId="790583F6" wp14:editId="63A46189">
                <wp:simplePos x="0" y="0"/>
                <wp:positionH relativeFrom="column">
                  <wp:posOffset>99060</wp:posOffset>
                </wp:positionH>
                <wp:positionV relativeFrom="paragraph">
                  <wp:posOffset>487680</wp:posOffset>
                </wp:positionV>
                <wp:extent cx="586740" cy="289560"/>
                <wp:effectExtent l="0" t="0" r="0" b="0"/>
                <wp:wrapNone/>
                <wp:docPr id="254" name="Rectangle 254"/>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583F6" id="Rectangle 254" o:spid="_x0000_s1083" style="position:absolute;margin-left:7.8pt;margin-top:38.4pt;width:46.2pt;height:22.8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" filled="f" stroked="f" strokeweight="2pt">
                <v:textbo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Pr>
          <w:noProof/>
        </w:rPr>
        <w:drawing>
          <wp:inline distT="0" distB="0" distL="0" distR="0" wp14:anchorId="62983489">
            <wp:extent cx="5730875" cy="2633980"/>
            <wp:effectExtent l="0" t="0" r="317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2633980"/>
                    </a:xfrm>
                    <a:prstGeom prst="rect">
                      <a:avLst/>
                    </a:prstGeom>
                    <a:noFill/>
                  </pic:spPr>
                </pic:pic>
              </a:graphicData>
            </a:graphic>
          </wp:inline>
        </w:drawing>
      </w:r>
    </w:p>
    <w:p w:rsidR="00607469" w:rsidRDefault="00607469" w:rsidP="00607469">
      <w:pPr>
        <w:ind w:left="1304"/>
        <w:rPr>
          <w:rFonts w:ascii="Arial" w:hAnsi="Arial" w:cs="Arial"/>
          <w:sz w:val="28"/>
          <w:szCs w:val="28"/>
        </w:rPr>
      </w:pPr>
      <w:r>
        <w:rPr>
          <w:rFonts w:ascii="Arial" w:hAnsi="Arial" w:cs="Arial"/>
          <w:sz w:val="28"/>
          <w:szCs w:val="28"/>
        </w:rPr>
        <w:t xml:space="preserve">Humidity IN </w:t>
      </w:r>
      <w:r w:rsidRPr="00E115B9">
        <w:rPr>
          <w:rFonts w:ascii="Arial" w:hAnsi="Arial" w:cs="Arial"/>
          <w:sz w:val="28"/>
          <w:szCs w:val="28"/>
        </w:rPr>
        <w:t xml:space="preserve">reference </w:t>
      </w:r>
      <w:r>
        <w:rPr>
          <w:rFonts w:ascii="Arial" w:hAnsi="Arial" w:cs="Arial"/>
          <w:sz w:val="28"/>
          <w:szCs w:val="28"/>
        </w:rPr>
        <w:t>circuit U</w:t>
      </w:r>
      <w:r w:rsidRPr="00E115B9">
        <w:rPr>
          <w:rFonts w:ascii="Arial" w:hAnsi="Arial" w:cs="Arial"/>
          <w:sz w:val="28"/>
          <w:szCs w:val="28"/>
          <w:vertAlign w:val="subscript"/>
        </w:rPr>
        <w:t>IN</w:t>
      </w:r>
      <w:r w:rsidRPr="00E115B9">
        <w:rPr>
          <w:rFonts w:ascii="Arial" w:hAnsi="Arial" w:cs="Arial"/>
          <w:sz w:val="28"/>
          <w:szCs w:val="28"/>
        </w:rPr>
        <w:t xml:space="preserve"> and </w:t>
      </w:r>
      <w:r>
        <w:rPr>
          <w:rFonts w:ascii="Arial" w:hAnsi="Arial" w:cs="Arial"/>
          <w:sz w:val="28"/>
          <w:szCs w:val="28"/>
        </w:rPr>
        <w:t>U</w:t>
      </w:r>
      <w:r w:rsidRPr="00E115B9">
        <w:rPr>
          <w:rFonts w:ascii="Arial" w:hAnsi="Arial" w:cs="Arial"/>
          <w:sz w:val="28"/>
          <w:szCs w:val="28"/>
          <w:vertAlign w:val="subscript"/>
        </w:rPr>
        <w:t>OUT</w:t>
      </w:r>
      <w:r>
        <w:rPr>
          <w:rFonts w:ascii="Arial" w:hAnsi="Arial" w:cs="Arial"/>
          <w:sz w:val="28"/>
          <w:szCs w:val="28"/>
        </w:rPr>
        <w:t xml:space="preserve"> waveforms</w:t>
      </w:r>
    </w:p>
    <w:p w:rsidR="00607469" w:rsidRDefault="00607469">
      <w:pPr>
        <w:rPr>
          <w:rFonts w:asciiTheme="majorHAnsi" w:eastAsiaTheme="majorEastAsia" w:hAnsiTheme="majorHAnsi" w:cstheme="majorBidi"/>
          <w:b/>
          <w:bCs/>
          <w:color w:val="4F81BD" w:themeColor="accent1"/>
          <w:sz w:val="26"/>
          <w:szCs w:val="26"/>
        </w:rPr>
      </w:pPr>
    </w:p>
    <w:p w:rsidR="00626C5D" w:rsidRDefault="00607469" w:rsidP="004E4394">
      <w:pPr>
        <w:pStyle w:val="Heading2"/>
      </w:pPr>
      <w:r w:rsidRPr="003F6B9E">
        <w:tab/>
      </w:r>
      <w:bookmarkStart w:id="65" w:name="_Toc471836105"/>
      <w:r>
        <w:t>Reference circuit waveforms / Humidity OUT</w:t>
      </w:r>
      <w:bookmarkEnd w:id="65"/>
    </w:p>
    <w:p w:rsidR="00607469" w:rsidRDefault="00607469" w:rsidP="00607469"/>
    <w:p w:rsidR="00607469" w:rsidRDefault="00607469" w:rsidP="00607469">
      <w:r w:rsidRPr="00607469">
        <w:rPr>
          <w:noProof/>
        </w:rPr>
        <mc:AlternateContent>
          <mc:Choice Requires="wps">
            <w:drawing>
              <wp:anchor distT="0" distB="0" distL="114300" distR="114300" simplePos="0" relativeHeight="252938240" behindDoc="0" locked="0" layoutInCell="1" allowOverlap="1" wp14:anchorId="6517AD26" wp14:editId="585A68D7">
                <wp:simplePos x="0" y="0"/>
                <wp:positionH relativeFrom="column">
                  <wp:posOffset>137160</wp:posOffset>
                </wp:positionH>
                <wp:positionV relativeFrom="paragraph">
                  <wp:posOffset>1622425</wp:posOffset>
                </wp:positionV>
                <wp:extent cx="586740" cy="289560"/>
                <wp:effectExtent l="0" t="0" r="0" b="0"/>
                <wp:wrapNone/>
                <wp:docPr id="216" name="Rectangle 216"/>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AD26" id="Rectangle 216" o:spid="_x0000_s1084" style="position:absolute;margin-left:10.8pt;margin-top:127.75pt;width:46.2pt;height:22.8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" filled="f" stroked="f" strokeweight="2pt">
                <v:textbo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Pr>
                          <w:rFonts w:ascii="Arial" w:hAnsi="Arial" w:cs="Arial"/>
                          <w:b/>
                          <w:color w:val="000000" w:themeColor="text1"/>
                          <w:highlight w:val="cyan"/>
                          <w:vertAlign w:val="subscript"/>
                        </w:rPr>
                        <w:t>OUT</w:t>
                      </w:r>
                      <w:r w:rsidRPr="00E115B9">
                        <w:rPr>
                          <w:rFonts w:ascii="Arial" w:hAnsi="Arial" w:cs="Arial"/>
                          <w:b/>
                          <w:color w:val="000000" w:themeColor="text1"/>
                          <w:highlight w:val="cyan"/>
                          <w:vertAlign w:val="subscript"/>
                        </w:rPr>
                        <w:t xml:space="preserve">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sidRPr="00607469">
        <w:rPr>
          <w:noProof/>
        </w:rPr>
        <mc:AlternateContent>
          <mc:Choice Requires="wps">
            <w:drawing>
              <wp:anchor distT="0" distB="0" distL="114300" distR="114300" simplePos="0" relativeHeight="252937216" behindDoc="0" locked="0" layoutInCell="1" allowOverlap="1" wp14:anchorId="790583F6" wp14:editId="63A46189">
                <wp:simplePos x="0" y="0"/>
                <wp:positionH relativeFrom="column">
                  <wp:posOffset>144780</wp:posOffset>
                </wp:positionH>
                <wp:positionV relativeFrom="paragraph">
                  <wp:posOffset>357505</wp:posOffset>
                </wp:positionV>
                <wp:extent cx="586740" cy="289560"/>
                <wp:effectExtent l="0" t="0" r="0" b="0"/>
                <wp:wrapNone/>
                <wp:docPr id="213" name="Rectangle 213"/>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583F6" id="Rectangle 213" o:spid="_x0000_s1085" style="position:absolute;margin-left:11.4pt;margin-top:28.15pt;width:46.2pt;height:22.8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" filled="f" stroked="f" strokeweight="2pt">
                <v:textbox>
                  <w:txbxContent>
                    <w:p w:rsidR="00283693" w:rsidRPr="00426B82" w:rsidRDefault="00283693" w:rsidP="00607469">
                      <w:pPr>
                        <w:jc w:val="center"/>
                        <w:rPr>
                          <w:rFonts w:ascii="Arial" w:hAnsi="Arial" w:cs="Arial"/>
                          <w:b/>
                          <w:color w:val="000000" w:themeColor="text1"/>
                        </w:rPr>
                      </w:pPr>
                      <w:r>
                        <w:rPr>
                          <w:rFonts w:ascii="Arial" w:hAnsi="Arial" w:cs="Arial"/>
                          <w:b/>
                          <w:color w:val="000000" w:themeColor="text1"/>
                          <w:highlight w:val="cyan"/>
                        </w:rPr>
                        <w:t xml:space="preserve"> U</w:t>
                      </w:r>
                      <w:r w:rsidRPr="00E115B9">
                        <w:rPr>
                          <w:rFonts w:ascii="Arial" w:hAnsi="Arial" w:cs="Arial"/>
                          <w:b/>
                          <w:color w:val="000000" w:themeColor="text1"/>
                          <w:highlight w:val="cyan"/>
                          <w:vertAlign w:val="subscript"/>
                        </w:rPr>
                        <w:t xml:space="preserve">IN </w:t>
                      </w:r>
                      <w:r>
                        <w:rPr>
                          <w:rFonts w:ascii="Arial" w:hAnsi="Arial" w:cs="Arial"/>
                          <w:b/>
                          <w:color w:val="000000" w:themeColor="text1"/>
                          <w:highlight w:val="cyan"/>
                        </w:rPr>
                        <w:t xml:space="preserve"> </w:t>
                      </w:r>
                      <w:r>
                        <w:rPr>
                          <w:rFonts w:ascii="Arial" w:hAnsi="Arial" w:cs="Arial"/>
                          <w:b/>
                          <w:color w:val="000000" w:themeColor="text1"/>
                        </w:rPr>
                        <w:t xml:space="preserve">  </w:t>
                      </w:r>
                    </w:p>
                  </w:txbxContent>
                </v:textbox>
              </v:rect>
            </w:pict>
          </mc:Fallback>
        </mc:AlternateContent>
      </w:r>
      <w:r>
        <w:rPr>
          <w:noProof/>
        </w:rPr>
        <w:drawing>
          <wp:inline distT="0" distB="0" distL="0" distR="0" wp14:anchorId="05B49032">
            <wp:extent cx="5730875" cy="2615565"/>
            <wp:effectExtent l="0" t="0" r="317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2615565"/>
                    </a:xfrm>
                    <a:prstGeom prst="rect">
                      <a:avLst/>
                    </a:prstGeom>
                    <a:noFill/>
                  </pic:spPr>
                </pic:pic>
              </a:graphicData>
            </a:graphic>
          </wp:inline>
        </w:drawing>
      </w:r>
    </w:p>
    <w:p w:rsidR="00607469" w:rsidRDefault="00607469" w:rsidP="00607469">
      <w:pPr>
        <w:ind w:left="1304"/>
        <w:rPr>
          <w:rFonts w:ascii="Arial" w:hAnsi="Arial" w:cs="Arial"/>
          <w:sz w:val="28"/>
          <w:szCs w:val="28"/>
        </w:rPr>
      </w:pPr>
      <w:r>
        <w:rPr>
          <w:rFonts w:ascii="Arial" w:hAnsi="Arial" w:cs="Arial"/>
          <w:sz w:val="28"/>
          <w:szCs w:val="28"/>
        </w:rPr>
        <w:t xml:space="preserve">Humidity OUT </w:t>
      </w:r>
      <w:r w:rsidRPr="00E115B9">
        <w:rPr>
          <w:rFonts w:ascii="Arial" w:hAnsi="Arial" w:cs="Arial"/>
          <w:sz w:val="28"/>
          <w:szCs w:val="28"/>
        </w:rPr>
        <w:t xml:space="preserve">reference </w:t>
      </w:r>
      <w:r>
        <w:rPr>
          <w:rFonts w:ascii="Arial" w:hAnsi="Arial" w:cs="Arial"/>
          <w:sz w:val="28"/>
          <w:szCs w:val="28"/>
        </w:rPr>
        <w:t>circuit U</w:t>
      </w:r>
      <w:r w:rsidRPr="00E115B9">
        <w:rPr>
          <w:rFonts w:ascii="Arial" w:hAnsi="Arial" w:cs="Arial"/>
          <w:sz w:val="28"/>
          <w:szCs w:val="28"/>
          <w:vertAlign w:val="subscript"/>
        </w:rPr>
        <w:t>IN</w:t>
      </w:r>
      <w:r w:rsidRPr="00E115B9">
        <w:rPr>
          <w:rFonts w:ascii="Arial" w:hAnsi="Arial" w:cs="Arial"/>
          <w:sz w:val="28"/>
          <w:szCs w:val="28"/>
        </w:rPr>
        <w:t xml:space="preserve"> and </w:t>
      </w:r>
      <w:r>
        <w:rPr>
          <w:rFonts w:ascii="Arial" w:hAnsi="Arial" w:cs="Arial"/>
          <w:sz w:val="28"/>
          <w:szCs w:val="28"/>
        </w:rPr>
        <w:t>U</w:t>
      </w:r>
      <w:r w:rsidRPr="00E115B9">
        <w:rPr>
          <w:rFonts w:ascii="Arial" w:hAnsi="Arial" w:cs="Arial"/>
          <w:sz w:val="28"/>
          <w:szCs w:val="28"/>
          <w:vertAlign w:val="subscript"/>
        </w:rPr>
        <w:t>OUT</w:t>
      </w:r>
      <w:r>
        <w:rPr>
          <w:rFonts w:ascii="Arial" w:hAnsi="Arial" w:cs="Arial"/>
          <w:sz w:val="28"/>
          <w:szCs w:val="28"/>
        </w:rPr>
        <w:t xml:space="preserve"> waveforms</w:t>
      </w:r>
    </w:p>
    <w:p w:rsidR="00607469" w:rsidRDefault="00607469">
      <w:r>
        <w:br w:type="page"/>
      </w:r>
    </w:p>
    <w:p w:rsidR="00607469" w:rsidRPr="00607469" w:rsidRDefault="00607469" w:rsidP="00607469"/>
    <w:p w:rsidR="00607469" w:rsidRPr="003F6B9E" w:rsidRDefault="00607469">
      <w:pPr>
        <w:rPr>
          <w:rFonts w:asciiTheme="majorHAnsi" w:eastAsiaTheme="majorEastAsia" w:hAnsiTheme="majorHAnsi" w:cstheme="majorBidi"/>
          <w:b/>
          <w:bCs/>
          <w:color w:val="4F81BD" w:themeColor="accent1"/>
          <w:sz w:val="26"/>
          <w:szCs w:val="26"/>
        </w:rPr>
      </w:pPr>
    </w:p>
    <w:p w:rsidR="003C2CC1" w:rsidRPr="003F6B9E" w:rsidRDefault="004E4394" w:rsidP="004E4394">
      <w:pPr>
        <w:pStyle w:val="Heading1"/>
      </w:pPr>
      <w:bookmarkStart w:id="66" w:name="_Toc471836106"/>
      <w:r>
        <w:t>Temperature</w:t>
      </w:r>
      <w:bookmarkEnd w:id="66"/>
    </w:p>
    <w:p w:rsidR="003C2CC1" w:rsidRDefault="003C2CC1" w:rsidP="003C2CC1">
      <w:pPr>
        <w:rPr>
          <w:rFonts w:ascii="Arial" w:hAnsi="Arial" w:cs="Arial"/>
          <w:sz w:val="28"/>
          <w:szCs w:val="28"/>
        </w:rPr>
      </w:pPr>
    </w:p>
    <w:p w:rsidR="003368B9" w:rsidRPr="003F6B9E" w:rsidRDefault="003368B9" w:rsidP="003368B9">
      <w:pPr>
        <w:pStyle w:val="Heading2"/>
      </w:pPr>
      <w:bookmarkStart w:id="67" w:name="_Toc471836107"/>
      <w:r>
        <w:t>General info</w:t>
      </w:r>
      <w:bookmarkEnd w:id="67"/>
    </w:p>
    <w:p w:rsidR="003368B9" w:rsidRPr="003F6B9E" w:rsidRDefault="003368B9" w:rsidP="003C2CC1">
      <w:pPr>
        <w:rPr>
          <w:rFonts w:ascii="Arial" w:hAnsi="Arial" w:cs="Arial"/>
          <w:sz w:val="28"/>
          <w:szCs w:val="28"/>
        </w:rPr>
      </w:pPr>
    </w:p>
    <w:p w:rsidR="00753EB2" w:rsidRDefault="00753EB2" w:rsidP="00A01715">
      <w:pPr>
        <w:ind w:left="1080"/>
        <w:rPr>
          <w:rFonts w:ascii="Arial" w:hAnsi="Arial" w:cs="Arial"/>
          <w:sz w:val="28"/>
          <w:szCs w:val="28"/>
        </w:rPr>
      </w:pPr>
      <w:r>
        <w:rPr>
          <w:rFonts w:ascii="Arial" w:hAnsi="Arial" w:cs="Arial"/>
          <w:sz w:val="28"/>
          <w:szCs w:val="28"/>
        </w:rPr>
        <w:t>Voltage from signal box versus te</w:t>
      </w:r>
      <w:r w:rsidR="006B1AB0">
        <w:rPr>
          <w:rFonts w:ascii="Arial" w:hAnsi="Arial" w:cs="Arial"/>
          <w:sz w:val="28"/>
          <w:szCs w:val="28"/>
        </w:rPr>
        <w:t>mperature</w: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2547"/>
        <w:gridCol w:w="4536"/>
      </w:tblGrid>
      <w:tr w:rsidR="00594465" w:rsidTr="00594465">
        <w:tc>
          <w:tcPr>
            <w:tcW w:w="2547" w:type="dxa"/>
          </w:tcPr>
          <w:p w:rsidR="00594465" w:rsidRDefault="00594465" w:rsidP="00594465">
            <w:pPr>
              <w:rPr>
                <w:rFonts w:ascii="Arial" w:hAnsi="Arial" w:cs="Arial"/>
                <w:sz w:val="28"/>
                <w:szCs w:val="28"/>
              </w:rPr>
            </w:pPr>
            <w:r>
              <w:rPr>
                <w:rFonts w:ascii="Arial" w:hAnsi="Arial" w:cs="Arial"/>
                <w:sz w:val="28"/>
                <w:szCs w:val="28"/>
              </w:rPr>
              <w:t xml:space="preserve">Temperature / </w:t>
            </w:r>
            <w:r w:rsidRPr="005C257C">
              <w:rPr>
                <w:rFonts w:ascii="Arial" w:hAnsi="Arial" w:cs="Arial"/>
                <w:sz w:val="28"/>
                <w:szCs w:val="28"/>
              </w:rPr>
              <w:t>°</w:t>
            </w:r>
            <w:r>
              <w:rPr>
                <w:rFonts w:ascii="Arial" w:hAnsi="Arial" w:cs="Arial"/>
                <w:sz w:val="28"/>
                <w:szCs w:val="28"/>
              </w:rPr>
              <w:t>C</w:t>
            </w:r>
          </w:p>
        </w:tc>
        <w:tc>
          <w:tcPr>
            <w:tcW w:w="4536" w:type="dxa"/>
          </w:tcPr>
          <w:p w:rsidR="00594465" w:rsidRDefault="00594465" w:rsidP="00594465">
            <w:pPr>
              <w:rPr>
                <w:rFonts w:ascii="Arial" w:hAnsi="Arial" w:cs="Arial"/>
                <w:sz w:val="28"/>
                <w:szCs w:val="28"/>
              </w:rPr>
            </w:pPr>
            <w:r>
              <w:rPr>
                <w:rFonts w:ascii="Arial" w:hAnsi="Arial" w:cs="Arial"/>
                <w:sz w:val="28"/>
                <w:szCs w:val="28"/>
              </w:rPr>
              <w:t>Voltage / V</w:t>
            </w:r>
          </w:p>
        </w:tc>
      </w:tr>
      <w:tr w:rsidR="00594465" w:rsidTr="00F32A9E">
        <w:tc>
          <w:tcPr>
            <w:tcW w:w="2547" w:type="dxa"/>
          </w:tcPr>
          <w:p w:rsidR="00594465" w:rsidRDefault="00594465" w:rsidP="00594465">
            <w:pPr>
              <w:jc w:val="center"/>
              <w:rPr>
                <w:rFonts w:ascii="Arial" w:hAnsi="Arial" w:cs="Arial"/>
                <w:sz w:val="28"/>
                <w:szCs w:val="28"/>
              </w:rPr>
            </w:pPr>
            <w:r>
              <w:rPr>
                <w:rFonts w:ascii="Arial" w:hAnsi="Arial" w:cs="Arial"/>
                <w:sz w:val="28"/>
                <w:szCs w:val="28"/>
              </w:rPr>
              <w:t>-10</w:t>
            </w:r>
          </w:p>
        </w:tc>
        <w:tc>
          <w:tcPr>
            <w:tcW w:w="4536"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0.50</w:t>
            </w:r>
          </w:p>
        </w:tc>
      </w:tr>
      <w:tr w:rsidR="00594465" w:rsidTr="00F32A9E">
        <w:tc>
          <w:tcPr>
            <w:tcW w:w="2547" w:type="dxa"/>
          </w:tcPr>
          <w:p w:rsidR="00594465" w:rsidRDefault="00594465" w:rsidP="00594465">
            <w:pPr>
              <w:jc w:val="center"/>
              <w:rPr>
                <w:rFonts w:ascii="Arial" w:hAnsi="Arial" w:cs="Arial"/>
                <w:sz w:val="28"/>
                <w:szCs w:val="28"/>
              </w:rPr>
            </w:pPr>
            <w:r>
              <w:rPr>
                <w:rFonts w:ascii="Arial" w:hAnsi="Arial" w:cs="Arial"/>
                <w:sz w:val="28"/>
                <w:szCs w:val="28"/>
              </w:rPr>
              <w:t>0</w:t>
            </w:r>
          </w:p>
        </w:tc>
        <w:tc>
          <w:tcPr>
            <w:tcW w:w="4536"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0.83</w:t>
            </w:r>
          </w:p>
        </w:tc>
      </w:tr>
      <w:tr w:rsidR="00594465" w:rsidTr="00F32A9E">
        <w:tc>
          <w:tcPr>
            <w:tcW w:w="2547" w:type="dxa"/>
          </w:tcPr>
          <w:p w:rsidR="00594465" w:rsidRDefault="00594465" w:rsidP="00594465">
            <w:pPr>
              <w:jc w:val="center"/>
              <w:rPr>
                <w:rFonts w:ascii="Arial" w:hAnsi="Arial" w:cs="Arial"/>
                <w:sz w:val="28"/>
                <w:szCs w:val="28"/>
              </w:rPr>
            </w:pPr>
            <w:r>
              <w:rPr>
                <w:rFonts w:ascii="Arial" w:hAnsi="Arial" w:cs="Arial"/>
                <w:sz w:val="28"/>
                <w:szCs w:val="28"/>
              </w:rPr>
              <w:t>+10</w:t>
            </w:r>
          </w:p>
        </w:tc>
        <w:tc>
          <w:tcPr>
            <w:tcW w:w="4536"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1.7</w:t>
            </w:r>
          </w:p>
        </w:tc>
      </w:tr>
      <w:tr w:rsidR="00594465" w:rsidTr="00F32A9E">
        <w:tc>
          <w:tcPr>
            <w:tcW w:w="2547" w:type="dxa"/>
          </w:tcPr>
          <w:p w:rsidR="00594465" w:rsidRDefault="00594465" w:rsidP="00594465">
            <w:pPr>
              <w:jc w:val="center"/>
              <w:rPr>
                <w:rFonts w:ascii="Arial" w:hAnsi="Arial" w:cs="Arial"/>
                <w:sz w:val="28"/>
                <w:szCs w:val="28"/>
              </w:rPr>
            </w:pPr>
            <w:r>
              <w:rPr>
                <w:rFonts w:ascii="Arial" w:hAnsi="Arial" w:cs="Arial"/>
                <w:sz w:val="28"/>
                <w:szCs w:val="28"/>
              </w:rPr>
              <w:t>+20</w:t>
            </w:r>
          </w:p>
        </w:tc>
        <w:tc>
          <w:tcPr>
            <w:tcW w:w="4536"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1.5</w:t>
            </w:r>
          </w:p>
        </w:tc>
      </w:tr>
      <w:tr w:rsidR="00594465" w:rsidTr="00F32A9E">
        <w:tc>
          <w:tcPr>
            <w:tcW w:w="2547" w:type="dxa"/>
          </w:tcPr>
          <w:p w:rsidR="00594465" w:rsidRDefault="00594465" w:rsidP="00594465">
            <w:pPr>
              <w:jc w:val="center"/>
              <w:rPr>
                <w:rFonts w:ascii="Arial" w:hAnsi="Arial" w:cs="Arial"/>
                <w:sz w:val="28"/>
                <w:szCs w:val="28"/>
              </w:rPr>
            </w:pPr>
            <w:r>
              <w:rPr>
                <w:rFonts w:ascii="Arial" w:hAnsi="Arial" w:cs="Arial"/>
                <w:sz w:val="28"/>
                <w:szCs w:val="28"/>
              </w:rPr>
              <w:t>+30</w:t>
            </w:r>
          </w:p>
        </w:tc>
        <w:tc>
          <w:tcPr>
            <w:tcW w:w="4536"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1.8</w:t>
            </w:r>
          </w:p>
        </w:tc>
      </w:tr>
    </w:tbl>
    <w:p w:rsidR="006B1AB0" w:rsidRDefault="006B1AB0" w:rsidP="00A01715">
      <w:pPr>
        <w:ind w:left="1080"/>
        <w:rPr>
          <w:rFonts w:ascii="Arial" w:hAnsi="Arial" w:cs="Arial"/>
          <w:sz w:val="28"/>
          <w:szCs w:val="28"/>
        </w:rPr>
      </w:pPr>
    </w:p>
    <w:p w:rsidR="00594465" w:rsidRDefault="00594465" w:rsidP="00A01715">
      <w:pPr>
        <w:ind w:left="1080"/>
        <w:rPr>
          <w:rFonts w:ascii="Arial" w:hAnsi="Arial" w:cs="Arial"/>
          <w:sz w:val="28"/>
          <w:szCs w:val="28"/>
        </w:rPr>
      </w:pPr>
    </w:p>
    <w:p w:rsidR="00594465" w:rsidRDefault="00594465" w:rsidP="00A01715">
      <w:pPr>
        <w:ind w:left="1080"/>
        <w:rPr>
          <w:rFonts w:ascii="Arial" w:hAnsi="Arial" w:cs="Arial"/>
          <w:sz w:val="28"/>
          <w:szCs w:val="28"/>
        </w:rPr>
      </w:pPr>
    </w:p>
    <w:p w:rsidR="00594465" w:rsidRDefault="00594465" w:rsidP="00A01715">
      <w:pPr>
        <w:ind w:left="1080"/>
        <w:rPr>
          <w:rFonts w:ascii="Arial" w:hAnsi="Arial" w:cs="Arial"/>
          <w:sz w:val="28"/>
          <w:szCs w:val="28"/>
        </w:rPr>
      </w:pPr>
    </w:p>
    <w:p w:rsidR="006B1AB0" w:rsidRDefault="006B1AB0" w:rsidP="00A01715">
      <w:pPr>
        <w:ind w:left="1080"/>
        <w:rPr>
          <w:rFonts w:ascii="Arial" w:hAnsi="Arial" w:cs="Arial"/>
          <w:sz w:val="28"/>
          <w:szCs w:val="28"/>
        </w:rPr>
      </w:pPr>
      <w:r>
        <w:rPr>
          <w:rFonts w:ascii="Arial" w:hAnsi="Arial" w:cs="Arial"/>
          <w:sz w:val="28"/>
          <w:szCs w:val="28"/>
        </w:rPr>
        <w:t>Required application circuit functionality</w:t>
      </w:r>
    </w:p>
    <w:tbl>
      <w:tblPr>
        <w:tblStyle w:val="TableGrid"/>
        <w:tblpPr w:leftFromText="180" w:rightFromText="180" w:vertAnchor="text" w:horzAnchor="margin" w:tblpXSpec="center" w:tblpY="-22"/>
        <w:tblW w:w="0" w:type="auto"/>
        <w:tblLook w:val="04A0" w:firstRow="1" w:lastRow="0" w:firstColumn="1" w:lastColumn="0" w:noHBand="0" w:noVBand="1"/>
      </w:tblPr>
      <w:tblGrid>
        <w:gridCol w:w="1475"/>
        <w:gridCol w:w="2489"/>
        <w:gridCol w:w="2835"/>
      </w:tblGrid>
      <w:tr w:rsidR="006B1AB0" w:rsidTr="00594465">
        <w:tc>
          <w:tcPr>
            <w:tcW w:w="1475" w:type="dxa"/>
          </w:tcPr>
          <w:p w:rsidR="006B1AB0" w:rsidRDefault="006B1AB0" w:rsidP="006B1AB0">
            <w:pPr>
              <w:rPr>
                <w:rFonts w:ascii="Arial" w:hAnsi="Arial" w:cs="Arial"/>
                <w:sz w:val="28"/>
                <w:szCs w:val="28"/>
              </w:rPr>
            </w:pPr>
            <w:r>
              <w:rPr>
                <w:rFonts w:ascii="Arial" w:hAnsi="Arial" w:cs="Arial"/>
                <w:sz w:val="28"/>
                <w:szCs w:val="28"/>
              </w:rPr>
              <w:t xml:space="preserve">Temp/ </w:t>
            </w:r>
            <w:r w:rsidRPr="005C257C">
              <w:rPr>
                <w:rFonts w:ascii="Arial" w:hAnsi="Arial" w:cs="Arial"/>
                <w:sz w:val="28"/>
                <w:szCs w:val="28"/>
              </w:rPr>
              <w:t>°</w:t>
            </w:r>
            <w:r>
              <w:rPr>
                <w:rFonts w:ascii="Arial" w:hAnsi="Arial" w:cs="Arial"/>
                <w:sz w:val="28"/>
                <w:szCs w:val="28"/>
              </w:rPr>
              <w:t>C</w:t>
            </w:r>
          </w:p>
        </w:tc>
        <w:tc>
          <w:tcPr>
            <w:tcW w:w="2489" w:type="dxa"/>
          </w:tcPr>
          <w:p w:rsidR="006B1AB0" w:rsidRDefault="006B1AB0" w:rsidP="006B1AB0">
            <w:pPr>
              <w:rPr>
                <w:rFonts w:ascii="Arial" w:hAnsi="Arial" w:cs="Arial"/>
                <w:sz w:val="28"/>
                <w:szCs w:val="28"/>
              </w:rPr>
            </w:pPr>
            <w:r>
              <w:rPr>
                <w:rFonts w:ascii="Arial" w:hAnsi="Arial" w:cs="Arial"/>
                <w:sz w:val="28"/>
                <w:szCs w:val="28"/>
              </w:rPr>
              <w:t>Voltage U</w:t>
            </w:r>
            <w:r w:rsidRPr="006B1AB0">
              <w:rPr>
                <w:rFonts w:ascii="Arial" w:hAnsi="Arial" w:cs="Arial"/>
                <w:sz w:val="28"/>
                <w:szCs w:val="28"/>
                <w:vertAlign w:val="subscript"/>
              </w:rPr>
              <w:t xml:space="preserve">IN </w:t>
            </w:r>
            <w:r>
              <w:rPr>
                <w:rFonts w:ascii="Arial" w:hAnsi="Arial" w:cs="Arial"/>
                <w:sz w:val="28"/>
                <w:szCs w:val="28"/>
              </w:rPr>
              <w:t>/ V</w:t>
            </w:r>
          </w:p>
        </w:tc>
        <w:tc>
          <w:tcPr>
            <w:tcW w:w="2835" w:type="dxa"/>
          </w:tcPr>
          <w:p w:rsidR="006B1AB0" w:rsidRDefault="006B1AB0" w:rsidP="006B1AB0">
            <w:pPr>
              <w:rPr>
                <w:rFonts w:ascii="Arial" w:hAnsi="Arial" w:cs="Arial"/>
                <w:sz w:val="28"/>
                <w:szCs w:val="28"/>
              </w:rPr>
            </w:pPr>
            <w:r>
              <w:rPr>
                <w:rFonts w:ascii="Arial" w:hAnsi="Arial" w:cs="Arial"/>
                <w:sz w:val="28"/>
                <w:szCs w:val="28"/>
              </w:rPr>
              <w:t>Voltage U</w:t>
            </w:r>
            <w:r>
              <w:rPr>
                <w:rFonts w:ascii="Arial" w:hAnsi="Arial" w:cs="Arial"/>
                <w:sz w:val="28"/>
                <w:szCs w:val="28"/>
                <w:vertAlign w:val="subscript"/>
              </w:rPr>
              <w:t>OUT</w:t>
            </w:r>
            <w:r w:rsidRPr="006B1AB0">
              <w:rPr>
                <w:rFonts w:ascii="Arial" w:hAnsi="Arial" w:cs="Arial"/>
                <w:sz w:val="28"/>
                <w:szCs w:val="28"/>
                <w:vertAlign w:val="subscript"/>
              </w:rPr>
              <w:t xml:space="preserve"> </w:t>
            </w:r>
            <w:r>
              <w:rPr>
                <w:rFonts w:ascii="Arial" w:hAnsi="Arial" w:cs="Arial"/>
                <w:sz w:val="28"/>
                <w:szCs w:val="28"/>
              </w:rPr>
              <w:t>/ V</w:t>
            </w:r>
          </w:p>
        </w:tc>
      </w:tr>
      <w:tr w:rsidR="006B1AB0" w:rsidTr="00594465">
        <w:tc>
          <w:tcPr>
            <w:tcW w:w="1475" w:type="dxa"/>
            <w:shd w:val="clear" w:color="auto" w:fill="auto"/>
          </w:tcPr>
          <w:p w:rsidR="006B1AB0" w:rsidRDefault="006B1AB0" w:rsidP="00594465">
            <w:pPr>
              <w:jc w:val="center"/>
              <w:rPr>
                <w:rFonts w:ascii="Arial" w:hAnsi="Arial" w:cs="Arial"/>
                <w:sz w:val="28"/>
                <w:szCs w:val="28"/>
              </w:rPr>
            </w:pPr>
            <w:r>
              <w:rPr>
                <w:rFonts w:ascii="Arial" w:hAnsi="Arial" w:cs="Arial"/>
                <w:sz w:val="28"/>
                <w:szCs w:val="28"/>
              </w:rPr>
              <w:t>-10</w:t>
            </w:r>
          </w:p>
        </w:tc>
        <w:tc>
          <w:tcPr>
            <w:tcW w:w="2489"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0.50</w:t>
            </w:r>
          </w:p>
        </w:tc>
        <w:tc>
          <w:tcPr>
            <w:tcW w:w="2835"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1.5</w:t>
            </w:r>
          </w:p>
        </w:tc>
      </w:tr>
      <w:tr w:rsidR="006B1AB0" w:rsidTr="00594465">
        <w:tc>
          <w:tcPr>
            <w:tcW w:w="1475" w:type="dxa"/>
            <w:shd w:val="clear" w:color="auto" w:fill="auto"/>
          </w:tcPr>
          <w:p w:rsidR="006B1AB0" w:rsidRDefault="006B1AB0" w:rsidP="00594465">
            <w:pPr>
              <w:jc w:val="center"/>
              <w:rPr>
                <w:rFonts w:ascii="Arial" w:hAnsi="Arial" w:cs="Arial"/>
                <w:sz w:val="28"/>
                <w:szCs w:val="28"/>
              </w:rPr>
            </w:pPr>
            <w:r>
              <w:rPr>
                <w:rFonts w:ascii="Arial" w:hAnsi="Arial" w:cs="Arial"/>
                <w:sz w:val="28"/>
                <w:szCs w:val="28"/>
              </w:rPr>
              <w:t>0</w:t>
            </w:r>
          </w:p>
        </w:tc>
        <w:tc>
          <w:tcPr>
            <w:tcW w:w="2489"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0.83</w:t>
            </w:r>
          </w:p>
        </w:tc>
        <w:tc>
          <w:tcPr>
            <w:tcW w:w="2835"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2.5</w:t>
            </w:r>
          </w:p>
        </w:tc>
      </w:tr>
      <w:tr w:rsidR="006B1AB0" w:rsidTr="00594465">
        <w:tc>
          <w:tcPr>
            <w:tcW w:w="1475" w:type="dxa"/>
            <w:shd w:val="clear" w:color="auto" w:fill="auto"/>
          </w:tcPr>
          <w:p w:rsidR="006B1AB0" w:rsidRDefault="006B1AB0" w:rsidP="00594465">
            <w:pPr>
              <w:jc w:val="center"/>
              <w:rPr>
                <w:rFonts w:ascii="Arial" w:hAnsi="Arial" w:cs="Arial"/>
                <w:sz w:val="28"/>
                <w:szCs w:val="28"/>
              </w:rPr>
            </w:pPr>
            <w:r>
              <w:rPr>
                <w:rFonts w:ascii="Arial" w:hAnsi="Arial" w:cs="Arial"/>
                <w:sz w:val="28"/>
                <w:szCs w:val="28"/>
              </w:rPr>
              <w:t>+10</w:t>
            </w:r>
          </w:p>
        </w:tc>
        <w:tc>
          <w:tcPr>
            <w:tcW w:w="2489" w:type="dxa"/>
            <w:shd w:val="clear" w:color="auto" w:fill="DBE5F1" w:themeFill="accent1" w:themeFillTint="33"/>
          </w:tcPr>
          <w:p w:rsidR="006B1AB0" w:rsidRDefault="006B1AB0" w:rsidP="00594465">
            <w:pPr>
              <w:jc w:val="center"/>
              <w:rPr>
                <w:rFonts w:ascii="Arial" w:hAnsi="Arial" w:cs="Arial"/>
                <w:sz w:val="28"/>
                <w:szCs w:val="28"/>
              </w:rPr>
            </w:pPr>
            <w:r w:rsidRPr="009F09C7">
              <w:rPr>
                <w:rFonts w:ascii="Arial" w:hAnsi="Arial" w:cs="Arial"/>
                <w:color w:val="FF0000"/>
                <w:sz w:val="28"/>
                <w:szCs w:val="28"/>
                <w:rPrChange w:id="68" w:author="Esa Kunnari" w:date="2017-01-11T10:21:00Z">
                  <w:rPr>
                    <w:rFonts w:ascii="Arial" w:hAnsi="Arial" w:cs="Arial"/>
                    <w:sz w:val="28"/>
                    <w:szCs w:val="28"/>
                  </w:rPr>
                </w:rPrChange>
              </w:rPr>
              <w:t>1.7</w:t>
            </w:r>
          </w:p>
        </w:tc>
        <w:tc>
          <w:tcPr>
            <w:tcW w:w="2835"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3.5</w:t>
            </w:r>
          </w:p>
        </w:tc>
      </w:tr>
      <w:tr w:rsidR="006B1AB0" w:rsidTr="00594465">
        <w:tc>
          <w:tcPr>
            <w:tcW w:w="1475" w:type="dxa"/>
            <w:shd w:val="clear" w:color="auto" w:fill="auto"/>
          </w:tcPr>
          <w:p w:rsidR="006B1AB0" w:rsidRDefault="006B1AB0" w:rsidP="00594465">
            <w:pPr>
              <w:jc w:val="center"/>
              <w:rPr>
                <w:rFonts w:ascii="Arial" w:hAnsi="Arial" w:cs="Arial"/>
                <w:sz w:val="28"/>
                <w:szCs w:val="28"/>
              </w:rPr>
            </w:pPr>
            <w:r>
              <w:rPr>
                <w:rFonts w:ascii="Arial" w:hAnsi="Arial" w:cs="Arial"/>
                <w:sz w:val="28"/>
                <w:szCs w:val="28"/>
              </w:rPr>
              <w:t>+20</w:t>
            </w:r>
          </w:p>
        </w:tc>
        <w:tc>
          <w:tcPr>
            <w:tcW w:w="2489"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1.5</w:t>
            </w:r>
          </w:p>
        </w:tc>
        <w:tc>
          <w:tcPr>
            <w:tcW w:w="2835"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4.5</w:t>
            </w:r>
          </w:p>
        </w:tc>
      </w:tr>
      <w:tr w:rsidR="006B1AB0" w:rsidTr="00594465">
        <w:tc>
          <w:tcPr>
            <w:tcW w:w="1475" w:type="dxa"/>
            <w:shd w:val="clear" w:color="auto" w:fill="auto"/>
          </w:tcPr>
          <w:p w:rsidR="006B1AB0" w:rsidRDefault="006B1AB0" w:rsidP="00594465">
            <w:pPr>
              <w:jc w:val="center"/>
              <w:rPr>
                <w:rFonts w:ascii="Arial" w:hAnsi="Arial" w:cs="Arial"/>
                <w:sz w:val="28"/>
                <w:szCs w:val="28"/>
              </w:rPr>
            </w:pPr>
            <w:r>
              <w:rPr>
                <w:rFonts w:ascii="Arial" w:hAnsi="Arial" w:cs="Arial"/>
                <w:sz w:val="28"/>
                <w:szCs w:val="28"/>
              </w:rPr>
              <w:t>+30</w:t>
            </w:r>
          </w:p>
        </w:tc>
        <w:tc>
          <w:tcPr>
            <w:tcW w:w="2489"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1.8</w:t>
            </w:r>
          </w:p>
        </w:tc>
        <w:tc>
          <w:tcPr>
            <w:tcW w:w="2835" w:type="dxa"/>
            <w:shd w:val="clear" w:color="auto" w:fill="DBE5F1" w:themeFill="accent1" w:themeFillTint="33"/>
          </w:tcPr>
          <w:p w:rsidR="006B1AB0" w:rsidRDefault="006B1AB0" w:rsidP="00594465">
            <w:pPr>
              <w:jc w:val="center"/>
              <w:rPr>
                <w:rFonts w:ascii="Arial" w:hAnsi="Arial" w:cs="Arial"/>
                <w:sz w:val="28"/>
                <w:szCs w:val="28"/>
              </w:rPr>
            </w:pPr>
            <w:r>
              <w:rPr>
                <w:rFonts w:ascii="Arial" w:hAnsi="Arial" w:cs="Arial"/>
                <w:sz w:val="28"/>
                <w:szCs w:val="28"/>
              </w:rPr>
              <w:t>5.5</w:t>
            </w:r>
          </w:p>
        </w:tc>
      </w:tr>
    </w:tbl>
    <w:p w:rsidR="006B1AB0" w:rsidRDefault="006B1AB0" w:rsidP="00A01715">
      <w:pPr>
        <w:ind w:left="1080"/>
        <w:rPr>
          <w:rFonts w:ascii="Arial" w:hAnsi="Arial" w:cs="Arial"/>
          <w:sz w:val="28"/>
          <w:szCs w:val="28"/>
        </w:rPr>
      </w:pPr>
    </w:p>
    <w:p w:rsidR="006B1AB0" w:rsidRDefault="006B1AB0" w:rsidP="006B1AB0">
      <w:pPr>
        <w:pStyle w:val="Heading1"/>
        <w:numPr>
          <w:ilvl w:val="0"/>
          <w:numId w:val="0"/>
        </w:numPr>
      </w:pPr>
    </w:p>
    <w:p w:rsidR="006B1AB0" w:rsidRPr="006B1AB0" w:rsidRDefault="006B1AB0" w:rsidP="006B1AB0"/>
    <w:p w:rsidR="006B1AB0" w:rsidRDefault="006B1AB0" w:rsidP="006B1AB0">
      <w:pPr>
        <w:ind w:left="1304"/>
      </w:pPr>
    </w:p>
    <w:p w:rsidR="00594465" w:rsidRDefault="00594465" w:rsidP="006B1AB0">
      <w:pPr>
        <w:ind w:left="1304"/>
      </w:pPr>
    </w:p>
    <w:p w:rsidR="00594465" w:rsidRPr="006B1AB0" w:rsidRDefault="00594465" w:rsidP="006B1AB0">
      <w:pPr>
        <w:ind w:left="1304"/>
      </w:pPr>
    </w:p>
    <w:p w:rsidR="003368B9" w:rsidRDefault="003368B9">
      <w:pPr>
        <w:rPr>
          <w:rFonts w:asciiTheme="majorHAnsi" w:eastAsiaTheme="majorEastAsia" w:hAnsiTheme="majorHAnsi" w:cstheme="majorBidi"/>
          <w:b/>
          <w:bCs/>
          <w:color w:val="365F91" w:themeColor="accent1" w:themeShade="BF"/>
          <w:sz w:val="28"/>
          <w:szCs w:val="28"/>
        </w:rPr>
      </w:pPr>
      <w:r>
        <w:br w:type="page"/>
      </w:r>
    </w:p>
    <w:p w:rsidR="00594465" w:rsidRPr="003F6B9E" w:rsidRDefault="00594465" w:rsidP="00594465">
      <w:pPr>
        <w:pStyle w:val="Heading1"/>
      </w:pPr>
      <w:bookmarkStart w:id="69" w:name="_Toc471836108"/>
      <w:r>
        <w:lastRenderedPageBreak/>
        <w:t>Light level</w:t>
      </w:r>
      <w:bookmarkEnd w:id="69"/>
    </w:p>
    <w:p w:rsidR="00594465" w:rsidRDefault="00594465" w:rsidP="00594465">
      <w:pPr>
        <w:rPr>
          <w:rFonts w:ascii="Arial" w:hAnsi="Arial" w:cs="Arial"/>
          <w:sz w:val="28"/>
          <w:szCs w:val="28"/>
        </w:rPr>
      </w:pPr>
    </w:p>
    <w:p w:rsidR="003368B9" w:rsidRPr="003F6B9E" w:rsidRDefault="003368B9" w:rsidP="003368B9">
      <w:pPr>
        <w:pStyle w:val="Heading2"/>
      </w:pPr>
      <w:bookmarkStart w:id="70" w:name="_Toc471836109"/>
      <w:r>
        <w:t>General info</w:t>
      </w:r>
      <w:bookmarkEnd w:id="70"/>
    </w:p>
    <w:p w:rsidR="003368B9" w:rsidRPr="003F6B9E" w:rsidRDefault="003368B9" w:rsidP="00594465">
      <w:pPr>
        <w:rPr>
          <w:rFonts w:ascii="Arial" w:hAnsi="Arial" w:cs="Arial"/>
          <w:sz w:val="28"/>
          <w:szCs w:val="28"/>
        </w:rPr>
      </w:pPr>
    </w:p>
    <w:p w:rsidR="00594465" w:rsidRDefault="00594465" w:rsidP="00594465">
      <w:pPr>
        <w:ind w:left="1080"/>
        <w:rPr>
          <w:rFonts w:ascii="Arial" w:hAnsi="Arial" w:cs="Arial"/>
          <w:sz w:val="28"/>
          <w:szCs w:val="28"/>
        </w:rPr>
      </w:pPr>
      <w:r>
        <w:rPr>
          <w:rFonts w:ascii="Arial" w:hAnsi="Arial" w:cs="Arial"/>
          <w:sz w:val="28"/>
          <w:szCs w:val="28"/>
        </w:rPr>
        <w:t>Voltage from signal box versus light level</w: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2547"/>
        <w:gridCol w:w="2835"/>
      </w:tblGrid>
      <w:tr w:rsidR="00594465" w:rsidTr="00F32A9E">
        <w:tc>
          <w:tcPr>
            <w:tcW w:w="2547" w:type="dxa"/>
          </w:tcPr>
          <w:p w:rsidR="00594465" w:rsidRDefault="00594465" w:rsidP="00F32A9E">
            <w:pPr>
              <w:jc w:val="center"/>
              <w:rPr>
                <w:rFonts w:ascii="Arial" w:hAnsi="Arial" w:cs="Arial"/>
                <w:sz w:val="28"/>
                <w:szCs w:val="28"/>
              </w:rPr>
            </w:pPr>
            <w:r>
              <w:rPr>
                <w:rFonts w:ascii="Arial" w:hAnsi="Arial" w:cs="Arial"/>
                <w:sz w:val="28"/>
                <w:szCs w:val="28"/>
              </w:rPr>
              <w:t>Light</w:t>
            </w:r>
          </w:p>
        </w:tc>
        <w:tc>
          <w:tcPr>
            <w:tcW w:w="2835" w:type="dxa"/>
          </w:tcPr>
          <w:p w:rsidR="00594465" w:rsidRDefault="00594465" w:rsidP="00F32A9E">
            <w:pPr>
              <w:jc w:val="center"/>
              <w:rPr>
                <w:rFonts w:ascii="Arial" w:hAnsi="Arial" w:cs="Arial"/>
                <w:sz w:val="28"/>
                <w:szCs w:val="28"/>
              </w:rPr>
            </w:pPr>
            <w:r>
              <w:rPr>
                <w:rFonts w:ascii="Arial" w:hAnsi="Arial" w:cs="Arial"/>
                <w:sz w:val="28"/>
                <w:szCs w:val="28"/>
              </w:rPr>
              <w:t>Voltage / V</w:t>
            </w:r>
          </w:p>
        </w:tc>
      </w:tr>
      <w:tr w:rsidR="00594465" w:rsidTr="00F32A9E">
        <w:tc>
          <w:tcPr>
            <w:tcW w:w="2547" w:type="dxa"/>
            <w:shd w:val="clear" w:color="auto" w:fill="auto"/>
          </w:tcPr>
          <w:p w:rsidR="00594465" w:rsidRDefault="00594465" w:rsidP="00F11C51">
            <w:pPr>
              <w:jc w:val="center"/>
              <w:rPr>
                <w:rFonts w:ascii="Arial" w:hAnsi="Arial" w:cs="Arial"/>
                <w:sz w:val="28"/>
                <w:szCs w:val="28"/>
              </w:rPr>
            </w:pPr>
            <w:r>
              <w:rPr>
                <w:rFonts w:ascii="Arial" w:hAnsi="Arial" w:cs="Arial"/>
                <w:sz w:val="28"/>
                <w:szCs w:val="28"/>
              </w:rPr>
              <w:t>Dark</w:t>
            </w:r>
          </w:p>
        </w:tc>
        <w:tc>
          <w:tcPr>
            <w:tcW w:w="2835"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0.62</w:t>
            </w:r>
          </w:p>
        </w:tc>
      </w:tr>
      <w:tr w:rsidR="00594465" w:rsidTr="00F32A9E">
        <w:tc>
          <w:tcPr>
            <w:tcW w:w="2547" w:type="dxa"/>
            <w:shd w:val="clear" w:color="auto" w:fill="auto"/>
          </w:tcPr>
          <w:p w:rsidR="00594465" w:rsidRDefault="00594465" w:rsidP="00594465">
            <w:pPr>
              <w:jc w:val="center"/>
              <w:rPr>
                <w:rFonts w:ascii="Arial" w:hAnsi="Arial" w:cs="Arial"/>
                <w:sz w:val="28"/>
                <w:szCs w:val="28"/>
              </w:rPr>
            </w:pPr>
            <w:r>
              <w:rPr>
                <w:rFonts w:ascii="Arial" w:hAnsi="Arial" w:cs="Arial"/>
                <w:sz w:val="28"/>
                <w:szCs w:val="28"/>
              </w:rPr>
              <w:t>Bright sun light</w:t>
            </w:r>
          </w:p>
        </w:tc>
        <w:tc>
          <w:tcPr>
            <w:tcW w:w="2835" w:type="dxa"/>
            <w:shd w:val="clear" w:color="auto" w:fill="C6D9F1" w:themeFill="text2" w:themeFillTint="33"/>
          </w:tcPr>
          <w:p w:rsidR="00594465" w:rsidRDefault="00594465" w:rsidP="00594465">
            <w:pPr>
              <w:jc w:val="center"/>
              <w:rPr>
                <w:rFonts w:ascii="Arial" w:hAnsi="Arial" w:cs="Arial"/>
                <w:sz w:val="28"/>
                <w:szCs w:val="28"/>
              </w:rPr>
            </w:pPr>
            <w:r>
              <w:rPr>
                <w:rFonts w:ascii="Arial" w:hAnsi="Arial" w:cs="Arial"/>
                <w:sz w:val="28"/>
                <w:szCs w:val="28"/>
              </w:rPr>
              <w:t>2.25</w:t>
            </w:r>
          </w:p>
        </w:tc>
      </w:tr>
      <w:tr w:rsidR="00594465" w:rsidTr="00F32A9E">
        <w:tc>
          <w:tcPr>
            <w:tcW w:w="2547" w:type="dxa"/>
            <w:shd w:val="clear" w:color="auto" w:fill="auto"/>
          </w:tcPr>
          <w:p w:rsidR="00594465" w:rsidRDefault="00594465" w:rsidP="00F11C51">
            <w:pPr>
              <w:jc w:val="center"/>
              <w:rPr>
                <w:rFonts w:ascii="Arial" w:hAnsi="Arial" w:cs="Arial"/>
                <w:sz w:val="28"/>
                <w:szCs w:val="28"/>
              </w:rPr>
            </w:pPr>
          </w:p>
        </w:tc>
        <w:tc>
          <w:tcPr>
            <w:tcW w:w="2835" w:type="dxa"/>
            <w:shd w:val="clear" w:color="auto" w:fill="C6D9F1" w:themeFill="text2" w:themeFillTint="33"/>
          </w:tcPr>
          <w:p w:rsidR="00594465" w:rsidRDefault="00594465" w:rsidP="00F11C51">
            <w:pPr>
              <w:jc w:val="center"/>
              <w:rPr>
                <w:rFonts w:ascii="Arial" w:hAnsi="Arial" w:cs="Arial"/>
                <w:sz w:val="28"/>
                <w:szCs w:val="28"/>
              </w:rPr>
            </w:pPr>
          </w:p>
        </w:tc>
      </w:tr>
      <w:tr w:rsidR="00594465" w:rsidTr="00F32A9E">
        <w:tc>
          <w:tcPr>
            <w:tcW w:w="2547" w:type="dxa"/>
            <w:shd w:val="clear" w:color="auto" w:fill="auto"/>
          </w:tcPr>
          <w:p w:rsidR="00594465" w:rsidRDefault="00594465" w:rsidP="00F11C51">
            <w:pPr>
              <w:jc w:val="center"/>
              <w:rPr>
                <w:rFonts w:ascii="Arial" w:hAnsi="Arial" w:cs="Arial"/>
                <w:sz w:val="28"/>
                <w:szCs w:val="28"/>
              </w:rPr>
            </w:pPr>
          </w:p>
        </w:tc>
        <w:tc>
          <w:tcPr>
            <w:tcW w:w="2835" w:type="dxa"/>
            <w:shd w:val="clear" w:color="auto" w:fill="C6D9F1" w:themeFill="text2" w:themeFillTint="33"/>
          </w:tcPr>
          <w:p w:rsidR="00594465" w:rsidRDefault="00594465" w:rsidP="00F11C51">
            <w:pPr>
              <w:jc w:val="center"/>
              <w:rPr>
                <w:rFonts w:ascii="Arial" w:hAnsi="Arial" w:cs="Arial"/>
                <w:sz w:val="28"/>
                <w:szCs w:val="28"/>
              </w:rPr>
            </w:pPr>
          </w:p>
        </w:tc>
      </w:tr>
      <w:tr w:rsidR="00594465" w:rsidTr="00F32A9E">
        <w:tc>
          <w:tcPr>
            <w:tcW w:w="2547" w:type="dxa"/>
            <w:shd w:val="clear" w:color="auto" w:fill="auto"/>
          </w:tcPr>
          <w:p w:rsidR="00594465" w:rsidRDefault="00594465" w:rsidP="00F11C51">
            <w:pPr>
              <w:jc w:val="center"/>
              <w:rPr>
                <w:rFonts w:ascii="Arial" w:hAnsi="Arial" w:cs="Arial"/>
                <w:sz w:val="28"/>
                <w:szCs w:val="28"/>
              </w:rPr>
            </w:pPr>
          </w:p>
        </w:tc>
        <w:tc>
          <w:tcPr>
            <w:tcW w:w="2835" w:type="dxa"/>
            <w:shd w:val="clear" w:color="auto" w:fill="C6D9F1" w:themeFill="text2" w:themeFillTint="33"/>
          </w:tcPr>
          <w:p w:rsidR="00594465" w:rsidRDefault="00594465" w:rsidP="00F11C51">
            <w:pPr>
              <w:jc w:val="center"/>
              <w:rPr>
                <w:rFonts w:ascii="Arial" w:hAnsi="Arial" w:cs="Arial"/>
                <w:sz w:val="28"/>
                <w:szCs w:val="28"/>
              </w:rPr>
            </w:pPr>
          </w:p>
        </w:tc>
      </w:tr>
    </w:tbl>
    <w:p w:rsidR="00594465" w:rsidRDefault="00594465" w:rsidP="00594465">
      <w:pPr>
        <w:ind w:left="1080"/>
        <w:rPr>
          <w:rFonts w:ascii="Arial" w:hAnsi="Arial" w:cs="Arial"/>
          <w:sz w:val="28"/>
          <w:szCs w:val="28"/>
        </w:rPr>
      </w:pPr>
    </w:p>
    <w:p w:rsidR="00594465" w:rsidRDefault="00594465" w:rsidP="00594465">
      <w:pPr>
        <w:ind w:left="1080"/>
        <w:rPr>
          <w:rFonts w:ascii="Arial" w:hAnsi="Arial" w:cs="Arial"/>
          <w:sz w:val="28"/>
          <w:szCs w:val="28"/>
        </w:rPr>
      </w:pPr>
    </w:p>
    <w:p w:rsidR="00594465" w:rsidRDefault="00594465" w:rsidP="00594465">
      <w:pPr>
        <w:ind w:left="1080"/>
        <w:rPr>
          <w:rFonts w:ascii="Arial" w:hAnsi="Arial" w:cs="Arial"/>
          <w:sz w:val="28"/>
          <w:szCs w:val="28"/>
        </w:rPr>
      </w:pPr>
    </w:p>
    <w:p w:rsidR="00594465" w:rsidRDefault="00594465" w:rsidP="00594465">
      <w:pPr>
        <w:ind w:left="1080"/>
        <w:rPr>
          <w:rFonts w:ascii="Arial" w:hAnsi="Arial" w:cs="Arial"/>
          <w:sz w:val="28"/>
          <w:szCs w:val="28"/>
        </w:rPr>
      </w:pPr>
    </w:p>
    <w:p w:rsidR="00594465" w:rsidRDefault="00594465" w:rsidP="00594465">
      <w:pPr>
        <w:ind w:left="1080"/>
        <w:rPr>
          <w:rFonts w:ascii="Arial" w:hAnsi="Arial" w:cs="Arial"/>
          <w:sz w:val="28"/>
          <w:szCs w:val="28"/>
        </w:rPr>
      </w:pPr>
    </w:p>
    <w:p w:rsidR="00594465" w:rsidRDefault="00594465" w:rsidP="00594465">
      <w:pPr>
        <w:ind w:left="1080"/>
        <w:rPr>
          <w:rFonts w:ascii="Arial" w:hAnsi="Arial" w:cs="Arial"/>
          <w:sz w:val="28"/>
          <w:szCs w:val="28"/>
        </w:rPr>
      </w:pPr>
    </w:p>
    <w:p w:rsidR="00594465" w:rsidRDefault="00594465" w:rsidP="00594465">
      <w:pPr>
        <w:ind w:left="1080"/>
        <w:rPr>
          <w:rFonts w:ascii="Arial" w:hAnsi="Arial" w:cs="Arial"/>
          <w:sz w:val="28"/>
          <w:szCs w:val="28"/>
        </w:rPr>
      </w:pPr>
      <w:r>
        <w:rPr>
          <w:rFonts w:ascii="Arial" w:hAnsi="Arial" w:cs="Arial"/>
          <w:sz w:val="28"/>
          <w:szCs w:val="28"/>
        </w:rPr>
        <w:t>Required application circuit functionality</w:t>
      </w:r>
    </w:p>
    <w:tbl>
      <w:tblPr>
        <w:tblStyle w:val="TableGrid"/>
        <w:tblW w:w="0" w:type="auto"/>
        <w:jc w:val="center"/>
        <w:tblLook w:val="04A0" w:firstRow="1" w:lastRow="0" w:firstColumn="1" w:lastColumn="0" w:noHBand="0" w:noVBand="1"/>
      </w:tblPr>
      <w:tblGrid>
        <w:gridCol w:w="1486"/>
        <w:gridCol w:w="2337"/>
        <w:gridCol w:w="2693"/>
      </w:tblGrid>
      <w:tr w:rsidR="00594465" w:rsidTr="00F32A9E">
        <w:trPr>
          <w:jc w:val="center"/>
        </w:trPr>
        <w:tc>
          <w:tcPr>
            <w:tcW w:w="1486" w:type="dxa"/>
          </w:tcPr>
          <w:p w:rsidR="00594465" w:rsidRDefault="00594465" w:rsidP="00F32A9E">
            <w:pPr>
              <w:rPr>
                <w:rFonts w:ascii="Arial" w:hAnsi="Arial" w:cs="Arial"/>
                <w:sz w:val="28"/>
                <w:szCs w:val="28"/>
              </w:rPr>
            </w:pPr>
            <w:r>
              <w:rPr>
                <w:rFonts w:ascii="Arial" w:hAnsi="Arial" w:cs="Arial"/>
                <w:sz w:val="28"/>
                <w:szCs w:val="28"/>
              </w:rPr>
              <w:t>Light</w:t>
            </w:r>
          </w:p>
        </w:tc>
        <w:tc>
          <w:tcPr>
            <w:tcW w:w="2337" w:type="dxa"/>
          </w:tcPr>
          <w:p w:rsidR="00594465" w:rsidRDefault="00F32A9E" w:rsidP="00F32A9E">
            <w:pPr>
              <w:rPr>
                <w:rFonts w:ascii="Arial" w:hAnsi="Arial" w:cs="Arial"/>
                <w:sz w:val="28"/>
                <w:szCs w:val="28"/>
              </w:rPr>
            </w:pPr>
            <w:r w:rsidRPr="00F32A9E">
              <w:rPr>
                <w:rFonts w:ascii="Arial" w:hAnsi="Arial" w:cs="Arial"/>
                <w:sz w:val="28"/>
                <w:szCs w:val="28"/>
              </w:rPr>
              <w:t>Voltage U</w:t>
            </w:r>
            <w:r w:rsidRPr="00F32A9E">
              <w:rPr>
                <w:rFonts w:ascii="Arial" w:hAnsi="Arial" w:cs="Arial"/>
                <w:sz w:val="28"/>
                <w:szCs w:val="28"/>
                <w:vertAlign w:val="subscript"/>
              </w:rPr>
              <w:t xml:space="preserve">IN </w:t>
            </w:r>
            <w:r w:rsidRPr="00F32A9E">
              <w:rPr>
                <w:rFonts w:ascii="Arial" w:hAnsi="Arial" w:cs="Arial"/>
                <w:sz w:val="28"/>
                <w:szCs w:val="28"/>
              </w:rPr>
              <w:t>/ V</w:t>
            </w:r>
          </w:p>
        </w:tc>
        <w:tc>
          <w:tcPr>
            <w:tcW w:w="2693" w:type="dxa"/>
          </w:tcPr>
          <w:p w:rsidR="00594465" w:rsidRDefault="00F32A9E" w:rsidP="00F32A9E">
            <w:pPr>
              <w:rPr>
                <w:rFonts w:ascii="Arial" w:hAnsi="Arial" w:cs="Arial"/>
                <w:sz w:val="28"/>
                <w:szCs w:val="28"/>
              </w:rPr>
            </w:pPr>
            <w:r w:rsidRPr="00F32A9E">
              <w:rPr>
                <w:rFonts w:ascii="Arial" w:hAnsi="Arial" w:cs="Arial"/>
                <w:sz w:val="28"/>
                <w:szCs w:val="28"/>
              </w:rPr>
              <w:t>Voltage U</w:t>
            </w:r>
            <w:r>
              <w:rPr>
                <w:rFonts w:ascii="Arial" w:hAnsi="Arial" w:cs="Arial"/>
                <w:sz w:val="28"/>
                <w:szCs w:val="28"/>
                <w:vertAlign w:val="subscript"/>
              </w:rPr>
              <w:t>OUT</w:t>
            </w:r>
            <w:r w:rsidRPr="00F32A9E">
              <w:rPr>
                <w:rFonts w:ascii="Arial" w:hAnsi="Arial" w:cs="Arial"/>
                <w:sz w:val="28"/>
                <w:szCs w:val="28"/>
                <w:vertAlign w:val="subscript"/>
              </w:rPr>
              <w:t xml:space="preserve"> </w:t>
            </w:r>
            <w:r w:rsidRPr="00F32A9E">
              <w:rPr>
                <w:rFonts w:ascii="Arial" w:hAnsi="Arial" w:cs="Arial"/>
                <w:sz w:val="28"/>
                <w:szCs w:val="28"/>
              </w:rPr>
              <w:t>/ V</w:t>
            </w:r>
          </w:p>
        </w:tc>
      </w:tr>
      <w:tr w:rsidR="00594465" w:rsidTr="00F32A9E">
        <w:trPr>
          <w:jc w:val="center"/>
        </w:trPr>
        <w:tc>
          <w:tcPr>
            <w:tcW w:w="1486" w:type="dxa"/>
          </w:tcPr>
          <w:p w:rsidR="00594465" w:rsidRDefault="00594465" w:rsidP="00F32A9E">
            <w:pPr>
              <w:jc w:val="center"/>
              <w:rPr>
                <w:rFonts w:ascii="Arial" w:hAnsi="Arial" w:cs="Arial"/>
                <w:sz w:val="28"/>
                <w:szCs w:val="28"/>
              </w:rPr>
            </w:pPr>
            <w:r>
              <w:rPr>
                <w:rFonts w:ascii="Arial" w:hAnsi="Arial" w:cs="Arial"/>
                <w:sz w:val="28"/>
                <w:szCs w:val="28"/>
              </w:rPr>
              <w:t>Dark</w:t>
            </w:r>
          </w:p>
        </w:tc>
        <w:tc>
          <w:tcPr>
            <w:tcW w:w="2337" w:type="dxa"/>
            <w:shd w:val="clear" w:color="auto" w:fill="DBE5F1" w:themeFill="accent1" w:themeFillTint="33"/>
          </w:tcPr>
          <w:p w:rsidR="00594465" w:rsidRDefault="00594465" w:rsidP="00F32A9E">
            <w:pPr>
              <w:jc w:val="center"/>
              <w:rPr>
                <w:rFonts w:ascii="Arial" w:hAnsi="Arial" w:cs="Arial"/>
                <w:sz w:val="28"/>
                <w:szCs w:val="28"/>
              </w:rPr>
            </w:pPr>
            <w:r>
              <w:rPr>
                <w:rFonts w:ascii="Arial" w:hAnsi="Arial" w:cs="Arial"/>
                <w:sz w:val="28"/>
                <w:szCs w:val="28"/>
              </w:rPr>
              <w:t>0.62</w:t>
            </w:r>
          </w:p>
        </w:tc>
        <w:tc>
          <w:tcPr>
            <w:tcW w:w="2693" w:type="dxa"/>
            <w:shd w:val="clear" w:color="auto" w:fill="DBE5F1" w:themeFill="accent1" w:themeFillTint="33"/>
          </w:tcPr>
          <w:p w:rsidR="00594465" w:rsidRDefault="00F32A9E" w:rsidP="00F32A9E">
            <w:pPr>
              <w:jc w:val="center"/>
              <w:rPr>
                <w:rFonts w:ascii="Arial" w:hAnsi="Arial" w:cs="Arial"/>
                <w:sz w:val="28"/>
                <w:szCs w:val="28"/>
              </w:rPr>
            </w:pPr>
            <w:r>
              <w:rPr>
                <w:rFonts w:ascii="Arial" w:hAnsi="Arial" w:cs="Arial"/>
                <w:sz w:val="28"/>
                <w:szCs w:val="28"/>
              </w:rPr>
              <w:t>1.23</w:t>
            </w:r>
          </w:p>
        </w:tc>
      </w:tr>
      <w:tr w:rsidR="00594465" w:rsidTr="00F32A9E">
        <w:trPr>
          <w:jc w:val="center"/>
        </w:trPr>
        <w:tc>
          <w:tcPr>
            <w:tcW w:w="1486" w:type="dxa"/>
          </w:tcPr>
          <w:p w:rsidR="00594465" w:rsidRDefault="00F32A9E" w:rsidP="00F32A9E">
            <w:pPr>
              <w:jc w:val="center"/>
              <w:rPr>
                <w:rFonts w:ascii="Arial" w:hAnsi="Arial" w:cs="Arial"/>
                <w:sz w:val="28"/>
                <w:szCs w:val="28"/>
              </w:rPr>
            </w:pPr>
            <w:r>
              <w:rPr>
                <w:rFonts w:ascii="Arial" w:hAnsi="Arial" w:cs="Arial"/>
                <w:sz w:val="28"/>
                <w:szCs w:val="28"/>
              </w:rPr>
              <w:t>Bright</w:t>
            </w:r>
          </w:p>
        </w:tc>
        <w:tc>
          <w:tcPr>
            <w:tcW w:w="2337" w:type="dxa"/>
            <w:shd w:val="clear" w:color="auto" w:fill="DBE5F1" w:themeFill="accent1" w:themeFillTint="33"/>
          </w:tcPr>
          <w:p w:rsidR="00594465" w:rsidRDefault="00594465" w:rsidP="00F32A9E">
            <w:pPr>
              <w:jc w:val="center"/>
              <w:rPr>
                <w:rFonts w:ascii="Arial" w:hAnsi="Arial" w:cs="Arial"/>
                <w:sz w:val="28"/>
                <w:szCs w:val="28"/>
              </w:rPr>
            </w:pPr>
            <w:r>
              <w:rPr>
                <w:rFonts w:ascii="Arial" w:hAnsi="Arial" w:cs="Arial"/>
                <w:sz w:val="28"/>
                <w:szCs w:val="28"/>
              </w:rPr>
              <w:t>2.25</w:t>
            </w:r>
          </w:p>
        </w:tc>
        <w:tc>
          <w:tcPr>
            <w:tcW w:w="2693" w:type="dxa"/>
            <w:shd w:val="clear" w:color="auto" w:fill="DBE5F1" w:themeFill="accent1" w:themeFillTint="33"/>
          </w:tcPr>
          <w:p w:rsidR="00594465" w:rsidRDefault="00F32A9E" w:rsidP="00F32A9E">
            <w:pPr>
              <w:jc w:val="center"/>
              <w:rPr>
                <w:rFonts w:ascii="Arial" w:hAnsi="Arial" w:cs="Arial"/>
                <w:sz w:val="28"/>
                <w:szCs w:val="28"/>
              </w:rPr>
            </w:pPr>
            <w:r>
              <w:rPr>
                <w:rFonts w:ascii="Arial" w:hAnsi="Arial" w:cs="Arial"/>
                <w:sz w:val="28"/>
                <w:szCs w:val="28"/>
              </w:rPr>
              <w:t>4.5</w:t>
            </w:r>
          </w:p>
        </w:tc>
      </w:tr>
      <w:tr w:rsidR="00594465" w:rsidTr="00F32A9E">
        <w:trPr>
          <w:jc w:val="center"/>
        </w:trPr>
        <w:tc>
          <w:tcPr>
            <w:tcW w:w="1486" w:type="dxa"/>
          </w:tcPr>
          <w:p w:rsidR="00594465" w:rsidRDefault="00594465" w:rsidP="00F32A9E">
            <w:pPr>
              <w:jc w:val="center"/>
              <w:rPr>
                <w:rFonts w:ascii="Arial" w:hAnsi="Arial" w:cs="Arial"/>
                <w:sz w:val="28"/>
                <w:szCs w:val="28"/>
              </w:rPr>
            </w:pPr>
          </w:p>
        </w:tc>
        <w:tc>
          <w:tcPr>
            <w:tcW w:w="2337" w:type="dxa"/>
            <w:shd w:val="clear" w:color="auto" w:fill="DBE5F1" w:themeFill="accent1" w:themeFillTint="33"/>
          </w:tcPr>
          <w:p w:rsidR="00594465" w:rsidRDefault="00594465" w:rsidP="00F32A9E">
            <w:pPr>
              <w:jc w:val="center"/>
              <w:rPr>
                <w:rFonts w:ascii="Arial" w:hAnsi="Arial" w:cs="Arial"/>
                <w:sz w:val="28"/>
                <w:szCs w:val="28"/>
              </w:rPr>
            </w:pPr>
          </w:p>
        </w:tc>
        <w:tc>
          <w:tcPr>
            <w:tcW w:w="2693" w:type="dxa"/>
            <w:shd w:val="clear" w:color="auto" w:fill="DBE5F1" w:themeFill="accent1" w:themeFillTint="33"/>
          </w:tcPr>
          <w:p w:rsidR="00594465" w:rsidRDefault="00594465" w:rsidP="00F32A9E">
            <w:pPr>
              <w:jc w:val="center"/>
              <w:rPr>
                <w:rFonts w:ascii="Arial" w:hAnsi="Arial" w:cs="Arial"/>
                <w:sz w:val="28"/>
                <w:szCs w:val="28"/>
              </w:rPr>
            </w:pPr>
          </w:p>
        </w:tc>
      </w:tr>
      <w:tr w:rsidR="00594465" w:rsidTr="00F32A9E">
        <w:trPr>
          <w:jc w:val="center"/>
        </w:trPr>
        <w:tc>
          <w:tcPr>
            <w:tcW w:w="1486" w:type="dxa"/>
          </w:tcPr>
          <w:p w:rsidR="00594465" w:rsidRDefault="00594465" w:rsidP="00F32A9E">
            <w:pPr>
              <w:jc w:val="center"/>
              <w:rPr>
                <w:rFonts w:ascii="Arial" w:hAnsi="Arial" w:cs="Arial"/>
                <w:sz w:val="28"/>
                <w:szCs w:val="28"/>
              </w:rPr>
            </w:pPr>
          </w:p>
        </w:tc>
        <w:tc>
          <w:tcPr>
            <w:tcW w:w="2337" w:type="dxa"/>
            <w:shd w:val="clear" w:color="auto" w:fill="DBE5F1" w:themeFill="accent1" w:themeFillTint="33"/>
          </w:tcPr>
          <w:p w:rsidR="00594465" w:rsidRDefault="00594465" w:rsidP="00F32A9E">
            <w:pPr>
              <w:jc w:val="center"/>
              <w:rPr>
                <w:rFonts w:ascii="Arial" w:hAnsi="Arial" w:cs="Arial"/>
                <w:sz w:val="28"/>
                <w:szCs w:val="28"/>
              </w:rPr>
            </w:pPr>
          </w:p>
        </w:tc>
        <w:tc>
          <w:tcPr>
            <w:tcW w:w="2693" w:type="dxa"/>
            <w:shd w:val="clear" w:color="auto" w:fill="DBE5F1" w:themeFill="accent1" w:themeFillTint="33"/>
          </w:tcPr>
          <w:p w:rsidR="00594465" w:rsidRDefault="00594465" w:rsidP="00F32A9E">
            <w:pPr>
              <w:jc w:val="center"/>
              <w:rPr>
                <w:rFonts w:ascii="Arial" w:hAnsi="Arial" w:cs="Arial"/>
                <w:sz w:val="28"/>
                <w:szCs w:val="28"/>
              </w:rPr>
            </w:pPr>
          </w:p>
        </w:tc>
      </w:tr>
      <w:tr w:rsidR="00594465" w:rsidTr="00F32A9E">
        <w:trPr>
          <w:jc w:val="center"/>
        </w:trPr>
        <w:tc>
          <w:tcPr>
            <w:tcW w:w="1486" w:type="dxa"/>
          </w:tcPr>
          <w:p w:rsidR="00594465" w:rsidRDefault="00594465" w:rsidP="00F32A9E">
            <w:pPr>
              <w:jc w:val="center"/>
              <w:rPr>
                <w:rFonts w:ascii="Arial" w:hAnsi="Arial" w:cs="Arial"/>
                <w:sz w:val="28"/>
                <w:szCs w:val="28"/>
              </w:rPr>
            </w:pPr>
          </w:p>
        </w:tc>
        <w:tc>
          <w:tcPr>
            <w:tcW w:w="2337" w:type="dxa"/>
            <w:shd w:val="clear" w:color="auto" w:fill="DBE5F1" w:themeFill="accent1" w:themeFillTint="33"/>
          </w:tcPr>
          <w:p w:rsidR="00594465" w:rsidRDefault="00594465" w:rsidP="00F32A9E">
            <w:pPr>
              <w:jc w:val="center"/>
              <w:rPr>
                <w:rFonts w:ascii="Arial" w:hAnsi="Arial" w:cs="Arial"/>
                <w:sz w:val="28"/>
                <w:szCs w:val="28"/>
              </w:rPr>
            </w:pPr>
          </w:p>
        </w:tc>
        <w:tc>
          <w:tcPr>
            <w:tcW w:w="2693" w:type="dxa"/>
            <w:shd w:val="clear" w:color="auto" w:fill="DBE5F1" w:themeFill="accent1" w:themeFillTint="33"/>
          </w:tcPr>
          <w:p w:rsidR="00594465" w:rsidRDefault="00594465" w:rsidP="00F32A9E">
            <w:pPr>
              <w:jc w:val="center"/>
              <w:rPr>
                <w:rFonts w:ascii="Arial" w:hAnsi="Arial" w:cs="Arial"/>
                <w:sz w:val="28"/>
                <w:szCs w:val="28"/>
              </w:rPr>
            </w:pPr>
          </w:p>
        </w:tc>
      </w:tr>
    </w:tbl>
    <w:p w:rsidR="00594465" w:rsidRDefault="00594465" w:rsidP="00594465">
      <w:pPr>
        <w:ind w:left="1080"/>
        <w:rPr>
          <w:rFonts w:ascii="Arial" w:hAnsi="Arial" w:cs="Arial"/>
          <w:sz w:val="28"/>
          <w:szCs w:val="28"/>
        </w:rPr>
      </w:pPr>
    </w:p>
    <w:p w:rsidR="008E59AE" w:rsidRDefault="008E59AE">
      <w:pPr>
        <w:rPr>
          <w:rFonts w:asciiTheme="majorHAnsi" w:eastAsiaTheme="majorEastAsia" w:hAnsiTheme="majorHAnsi" w:cstheme="majorBidi"/>
          <w:b/>
          <w:bCs/>
          <w:color w:val="365F91" w:themeColor="accent1" w:themeShade="BF"/>
          <w:sz w:val="28"/>
          <w:szCs w:val="28"/>
        </w:rPr>
      </w:pPr>
      <w:r>
        <w:br w:type="page"/>
      </w:r>
    </w:p>
    <w:p w:rsidR="003C2CC1" w:rsidRDefault="004E4394" w:rsidP="00F11C51">
      <w:pPr>
        <w:pStyle w:val="Heading1"/>
      </w:pPr>
      <w:bookmarkStart w:id="71" w:name="_Toc471836110"/>
      <w:r>
        <w:lastRenderedPageBreak/>
        <w:t>Wind</w:t>
      </w:r>
      <w:r w:rsidR="00594465">
        <w:t xml:space="preserve"> </w:t>
      </w:r>
      <w:r>
        <w:t>direction</w:t>
      </w:r>
      <w:bookmarkEnd w:id="71"/>
    </w:p>
    <w:p w:rsidR="003368B9" w:rsidRPr="003F6B9E" w:rsidRDefault="003368B9" w:rsidP="003368B9">
      <w:pPr>
        <w:pStyle w:val="Heading2"/>
      </w:pPr>
      <w:bookmarkStart w:id="72" w:name="_Toc471836111"/>
      <w:r>
        <w:t>General info</w:t>
      </w:r>
      <w:bookmarkEnd w:id="72"/>
    </w:p>
    <w:p w:rsidR="008E59AE" w:rsidRDefault="008E59AE" w:rsidP="008E59AE">
      <w:pPr>
        <w:ind w:left="1080"/>
        <w:rPr>
          <w:rFonts w:ascii="Arial" w:hAnsi="Arial" w:cs="Arial"/>
          <w:sz w:val="28"/>
          <w:szCs w:val="28"/>
        </w:rPr>
      </w:pPr>
      <w:r>
        <w:rPr>
          <w:rFonts w:ascii="Arial" w:hAnsi="Arial" w:cs="Arial"/>
          <w:sz w:val="28"/>
          <w:szCs w:val="28"/>
        </w:rPr>
        <w:t>Voltage levels from signal box versus wind directions</w:t>
      </w:r>
    </w:p>
    <w:tbl>
      <w:tblPr>
        <w:tblStyle w:val="TableGrid"/>
        <w:tblW w:w="0" w:type="auto"/>
        <w:tblInd w:w="1191" w:type="dxa"/>
        <w:tblLook w:val="04A0" w:firstRow="1" w:lastRow="0" w:firstColumn="1" w:lastColumn="0" w:noHBand="0" w:noVBand="1"/>
      </w:tblPr>
      <w:tblGrid>
        <w:gridCol w:w="846"/>
        <w:gridCol w:w="1502"/>
        <w:gridCol w:w="2410"/>
      </w:tblGrid>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Value</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Wind direction</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Voltage U</w:t>
            </w:r>
            <w:r w:rsidRPr="000A70B2">
              <w:rPr>
                <w:rFonts w:asciiTheme="majorHAnsi" w:eastAsiaTheme="majorEastAsia" w:hAnsiTheme="majorHAnsi" w:cstheme="majorBidi"/>
                <w:color w:val="365F91" w:themeColor="accent1" w:themeShade="BF"/>
                <w:sz w:val="26"/>
                <w:szCs w:val="26"/>
                <w:vertAlign w:val="subscript"/>
              </w:rPr>
              <w:t>IN</w:t>
            </w:r>
            <w:r>
              <w:rPr>
                <w:rFonts w:asciiTheme="majorHAnsi" w:eastAsiaTheme="majorEastAsia" w:hAnsiTheme="majorHAnsi" w:cstheme="majorBidi"/>
                <w:color w:val="365F91" w:themeColor="accent1" w:themeShade="BF"/>
                <w:sz w:val="26"/>
                <w:szCs w:val="26"/>
                <w:vertAlign w:val="subscript"/>
              </w:rPr>
              <w:t xml:space="preserve"> </w:t>
            </w:r>
            <w:r w:rsidRPr="000A70B2">
              <w:rPr>
                <w:rFonts w:asciiTheme="majorHAnsi" w:eastAsiaTheme="majorEastAsia" w:hAnsiTheme="majorHAnsi" w:cstheme="majorBidi"/>
                <w:color w:val="365F91" w:themeColor="accent1" w:themeShade="BF"/>
                <w:sz w:val="26"/>
                <w:szCs w:val="26"/>
              </w:rPr>
              <w:t>/V</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2.17</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NE</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3.41</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3</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4.71</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SE</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4.49</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5</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S</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4.03</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6</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EW</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2.78</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7</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W</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1.53</w:t>
            </w:r>
          </w:p>
        </w:tc>
      </w:tr>
      <w:tr w:rsidR="008E59AE" w:rsidTr="008E59AE">
        <w:tc>
          <w:tcPr>
            <w:tcW w:w="846"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8</w:t>
            </w:r>
          </w:p>
        </w:tc>
        <w:tc>
          <w:tcPr>
            <w:tcW w:w="1502"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NW</w:t>
            </w:r>
          </w:p>
        </w:tc>
        <w:tc>
          <w:tcPr>
            <w:tcW w:w="2410" w:type="dxa"/>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1.82</w:t>
            </w:r>
          </w:p>
        </w:tc>
      </w:tr>
    </w:tbl>
    <w:p w:rsidR="008E59AE" w:rsidRDefault="008E59AE" w:rsidP="008E59AE">
      <w:pPr>
        <w:ind w:left="1080"/>
        <w:rPr>
          <w:rFonts w:ascii="Arial" w:hAnsi="Arial" w:cs="Arial"/>
          <w:sz w:val="28"/>
          <w:szCs w:val="28"/>
        </w:rPr>
      </w:pPr>
    </w:p>
    <w:p w:rsidR="008E59AE" w:rsidRDefault="008E59AE" w:rsidP="008E59AE">
      <w:pPr>
        <w:ind w:left="1080"/>
        <w:rPr>
          <w:rFonts w:ascii="Arial" w:hAnsi="Arial" w:cs="Arial"/>
          <w:sz w:val="28"/>
          <w:szCs w:val="28"/>
        </w:rPr>
      </w:pPr>
    </w:p>
    <w:p w:rsidR="008E59AE" w:rsidRDefault="008E59AE" w:rsidP="008E59AE">
      <w:pPr>
        <w:ind w:left="1080"/>
        <w:rPr>
          <w:rFonts w:ascii="Arial" w:hAnsi="Arial" w:cs="Arial"/>
          <w:sz w:val="28"/>
          <w:szCs w:val="28"/>
        </w:rPr>
      </w:pPr>
    </w:p>
    <w:p w:rsidR="008E59AE" w:rsidRPr="009F09C7" w:rsidRDefault="008E59AE" w:rsidP="008E59AE">
      <w:pPr>
        <w:ind w:left="1080"/>
        <w:rPr>
          <w:rFonts w:ascii="Arial" w:hAnsi="Arial" w:cs="Arial"/>
          <w:color w:val="FF0000"/>
          <w:sz w:val="28"/>
          <w:szCs w:val="28"/>
          <w:rPrChange w:id="73" w:author="Esa Kunnari" w:date="2017-01-11T10:24:00Z">
            <w:rPr>
              <w:rFonts w:ascii="Arial" w:hAnsi="Arial" w:cs="Arial"/>
              <w:sz w:val="28"/>
              <w:szCs w:val="28"/>
            </w:rPr>
          </w:rPrChange>
        </w:rPr>
      </w:pPr>
      <w:r>
        <w:rPr>
          <w:rFonts w:ascii="Arial" w:hAnsi="Arial" w:cs="Arial"/>
          <w:sz w:val="28"/>
          <w:szCs w:val="28"/>
        </w:rPr>
        <w:t>Required application circuit functionality</w:t>
      </w:r>
      <w:ins w:id="74" w:author="Esa Kunnari" w:date="2017-01-11T10:24:00Z">
        <w:r w:rsidR="009F09C7">
          <w:rPr>
            <w:rFonts w:ascii="Arial" w:hAnsi="Arial" w:cs="Arial"/>
            <w:sz w:val="28"/>
            <w:szCs w:val="28"/>
          </w:rPr>
          <w:t xml:space="preserve"> </w:t>
        </w:r>
        <w:r w:rsidR="009F09C7">
          <w:rPr>
            <w:rFonts w:ascii="Arial" w:hAnsi="Arial" w:cs="Arial"/>
            <w:color w:val="FF0000"/>
            <w:sz w:val="28"/>
            <w:szCs w:val="28"/>
          </w:rPr>
          <w:t>Selite</w:t>
        </w:r>
      </w:ins>
      <w:ins w:id="75" w:author="Esa Kunnari" w:date="2017-01-11T10:25:00Z">
        <w:r w:rsidR="009F09C7">
          <w:rPr>
            <w:rFonts w:ascii="Arial" w:hAnsi="Arial" w:cs="Arial"/>
            <w:color w:val="FF0000"/>
            <w:sz w:val="28"/>
            <w:szCs w:val="28"/>
          </w:rPr>
          <w:t xml:space="preserve"> taulukolle</w:t>
        </w:r>
      </w:ins>
      <w:ins w:id="76" w:author="Esa Kunnari" w:date="2017-01-11T10:26:00Z">
        <w:r w:rsidR="009F09C7">
          <w:rPr>
            <w:rFonts w:ascii="Arial" w:hAnsi="Arial" w:cs="Arial"/>
            <w:color w:val="FF0000"/>
            <w:sz w:val="28"/>
            <w:szCs w:val="28"/>
          </w:rPr>
          <w:t>, 0.5V pudotus</w:t>
        </w:r>
      </w:ins>
      <w:ins w:id="77" w:author="Esa Kunnari" w:date="2017-01-11T10:24:00Z">
        <w:r w:rsidR="009F09C7">
          <w:rPr>
            <w:rFonts w:ascii="Arial" w:hAnsi="Arial" w:cs="Arial"/>
            <w:color w:val="FF0000"/>
            <w:sz w:val="28"/>
            <w:szCs w:val="28"/>
          </w:rPr>
          <w:t xml:space="preserve">? </w:t>
        </w:r>
      </w:ins>
    </w:p>
    <w:tbl>
      <w:tblPr>
        <w:tblStyle w:val="TableGrid"/>
        <w:tblW w:w="0" w:type="auto"/>
        <w:tblInd w:w="1191" w:type="dxa"/>
        <w:tblLook w:val="04A0" w:firstRow="1" w:lastRow="0" w:firstColumn="1" w:lastColumn="0" w:noHBand="0" w:noVBand="1"/>
      </w:tblPr>
      <w:tblGrid>
        <w:gridCol w:w="846"/>
        <w:gridCol w:w="992"/>
        <w:gridCol w:w="1219"/>
        <w:gridCol w:w="1616"/>
      </w:tblGrid>
      <w:tr w:rsidR="008E59AE" w:rsidTr="00F11C51">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p>
        </w:tc>
        <w:tc>
          <w:tcPr>
            <w:tcW w:w="2835" w:type="dxa"/>
            <w:gridSpan w:val="2"/>
          </w:tcPr>
          <w:p w:rsidR="008E59AE" w:rsidRDefault="008E59AE" w:rsidP="008E59AE">
            <w:pPr>
              <w:jc w:val="cente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Voltage</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Value</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Dir</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w:t>
            </w:r>
            <w:r w:rsidRPr="000A70B2">
              <w:rPr>
                <w:rFonts w:asciiTheme="majorHAnsi" w:eastAsiaTheme="majorEastAsia" w:hAnsiTheme="majorHAnsi" w:cstheme="majorBidi"/>
                <w:color w:val="365F91" w:themeColor="accent1" w:themeShade="BF"/>
                <w:sz w:val="26"/>
                <w:szCs w:val="26"/>
                <w:vertAlign w:val="subscript"/>
              </w:rPr>
              <w:t>IN</w:t>
            </w:r>
            <w:r>
              <w:rPr>
                <w:rFonts w:asciiTheme="majorHAnsi" w:eastAsiaTheme="majorEastAsia" w:hAnsiTheme="majorHAnsi" w:cstheme="majorBidi"/>
                <w:color w:val="365F91" w:themeColor="accent1" w:themeShade="BF"/>
                <w:sz w:val="26"/>
                <w:szCs w:val="26"/>
                <w:vertAlign w:val="subscript"/>
              </w:rPr>
              <w:t xml:space="preserve"> </w:t>
            </w:r>
            <w:r w:rsidRPr="000A70B2">
              <w:rPr>
                <w:rFonts w:asciiTheme="majorHAnsi" w:eastAsiaTheme="majorEastAsia" w:hAnsiTheme="majorHAnsi" w:cstheme="majorBidi"/>
                <w:color w:val="365F91" w:themeColor="accent1" w:themeShade="BF"/>
                <w:sz w:val="26"/>
                <w:szCs w:val="26"/>
              </w:rPr>
              <w:t>/V</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w:t>
            </w:r>
            <w:r w:rsidRPr="000A70B2">
              <w:rPr>
                <w:rFonts w:asciiTheme="majorHAnsi" w:eastAsiaTheme="majorEastAsia" w:hAnsiTheme="majorHAnsi" w:cstheme="majorBidi"/>
                <w:color w:val="365F91" w:themeColor="accent1" w:themeShade="BF"/>
                <w:sz w:val="26"/>
                <w:szCs w:val="26"/>
                <w:vertAlign w:val="subscript"/>
              </w:rPr>
              <w:t>OUT</w:t>
            </w:r>
            <w:r>
              <w:rPr>
                <w:rFonts w:asciiTheme="majorHAnsi" w:eastAsiaTheme="majorEastAsia" w:hAnsiTheme="majorHAnsi" w:cstheme="majorBidi"/>
                <w:color w:val="365F91" w:themeColor="accent1" w:themeShade="BF"/>
                <w:sz w:val="26"/>
                <w:szCs w:val="26"/>
                <w:vertAlign w:val="subscript"/>
              </w:rPr>
              <w:t xml:space="preserve"> </w:t>
            </w:r>
            <w:r w:rsidRPr="000A70B2">
              <w:rPr>
                <w:rFonts w:asciiTheme="majorHAnsi" w:eastAsiaTheme="majorEastAsia" w:hAnsiTheme="majorHAnsi" w:cstheme="majorBidi"/>
                <w:color w:val="365F91" w:themeColor="accent1" w:themeShade="BF"/>
                <w:sz w:val="26"/>
                <w:szCs w:val="26"/>
              </w:rPr>
              <w:t>/ V</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2.17</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1.67</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NE</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3.41</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2.90</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3</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4.71</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4.19</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SE</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4.49</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3.93</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5</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S</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4.03</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3.51</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6</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EW</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2.78</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2.26</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7</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W</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1.53</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1.03</w:t>
            </w:r>
          </w:p>
        </w:tc>
      </w:tr>
      <w:tr w:rsidR="008E59AE" w:rsidTr="008E59AE">
        <w:tc>
          <w:tcPr>
            <w:tcW w:w="84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8</w:t>
            </w:r>
          </w:p>
        </w:tc>
        <w:tc>
          <w:tcPr>
            <w:tcW w:w="992"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NW</w:t>
            </w:r>
          </w:p>
        </w:tc>
        <w:tc>
          <w:tcPr>
            <w:tcW w:w="1219"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1.82</w:t>
            </w:r>
          </w:p>
        </w:tc>
        <w:tc>
          <w:tcPr>
            <w:tcW w:w="1616" w:type="dxa"/>
          </w:tcPr>
          <w:p w:rsidR="008E59AE" w:rsidRDefault="008E59AE" w:rsidP="00F11C51">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1.31</w:t>
            </w:r>
          </w:p>
        </w:tc>
      </w:tr>
    </w:tbl>
    <w:p w:rsidR="003368B9" w:rsidRDefault="003368B9" w:rsidP="003368B9">
      <w:pPr>
        <w:ind w:left="2608"/>
        <w:rPr>
          <w:rFonts w:ascii="Arial" w:hAnsi="Arial" w:cs="Arial"/>
          <w:sz w:val="28"/>
          <w:szCs w:val="28"/>
        </w:rPr>
      </w:pPr>
    </w:p>
    <w:p w:rsidR="00A06AA5" w:rsidRDefault="00A06AA5">
      <w:pPr>
        <w:rPr>
          <w:rFonts w:asciiTheme="majorHAnsi" w:eastAsiaTheme="majorEastAsia" w:hAnsiTheme="majorHAnsi" w:cstheme="majorBidi"/>
          <w:b/>
          <w:bCs/>
          <w:color w:val="4F81BD" w:themeColor="accent1"/>
          <w:sz w:val="26"/>
          <w:szCs w:val="26"/>
        </w:rPr>
      </w:pPr>
      <w:r>
        <w:br w:type="page"/>
      </w:r>
    </w:p>
    <w:p w:rsidR="003368B9" w:rsidRDefault="008E59AE" w:rsidP="008E59AE">
      <w:pPr>
        <w:pStyle w:val="Heading2"/>
      </w:pPr>
      <w:bookmarkStart w:id="78" w:name="_Toc471836112"/>
      <w:r>
        <w:lastRenderedPageBreak/>
        <w:t>Reference circuit waveforms</w:t>
      </w:r>
      <w:bookmarkEnd w:id="78"/>
    </w:p>
    <w:p w:rsidR="008E59AE" w:rsidRDefault="008E59AE" w:rsidP="008E59AE"/>
    <w:p w:rsidR="008E59AE" w:rsidRDefault="00A06AA5" w:rsidP="008E59AE">
      <w:r w:rsidRPr="00A06AA5">
        <w:rPr>
          <w:noProof/>
        </w:rPr>
        <mc:AlternateContent>
          <mc:Choice Requires="wps">
            <w:drawing>
              <wp:anchor distT="0" distB="0" distL="114300" distR="114300" simplePos="0" relativeHeight="252961792" behindDoc="0" locked="0" layoutInCell="1" allowOverlap="1" wp14:anchorId="6ACE6499" wp14:editId="0AF62876">
                <wp:simplePos x="0" y="0"/>
                <wp:positionH relativeFrom="column">
                  <wp:posOffset>2515870</wp:posOffset>
                </wp:positionH>
                <wp:positionV relativeFrom="paragraph">
                  <wp:posOffset>262890</wp:posOffset>
                </wp:positionV>
                <wp:extent cx="586740" cy="289560"/>
                <wp:effectExtent l="0" t="0" r="0" b="0"/>
                <wp:wrapNone/>
                <wp:docPr id="275" name="Rectangle 275"/>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A06AA5">
                            <w:pPr>
                              <w:jc w:val="center"/>
                              <w:rPr>
                                <w:rFonts w:ascii="Arial" w:hAnsi="Arial" w:cs="Arial"/>
                                <w:b/>
                                <w:color w:val="000000" w:themeColor="text1"/>
                              </w:rPr>
                            </w:pPr>
                            <w:r>
                              <w:rPr>
                                <w:rFonts w:ascii="Arial" w:hAnsi="Arial" w:cs="Arial"/>
                                <w:b/>
                                <w:color w:val="000000" w:themeColor="text1"/>
                                <w:highlight w:val="cyan"/>
                              </w:rPr>
                              <w:t xml:space="preserve"> 4</w:t>
                            </w:r>
                            <w:r w:rsidRPr="00EB6C5E">
                              <w:rPr>
                                <w:rFonts w:ascii="Arial" w:hAnsi="Arial" w:cs="Arial"/>
                                <w:b/>
                                <w:color w:val="000000" w:themeColor="text1"/>
                                <w:highlight w:val="cyan"/>
                              </w:rPr>
                              <w:t>.</w:t>
                            </w:r>
                            <w:r>
                              <w:rPr>
                                <w:rFonts w:ascii="Arial" w:hAnsi="Arial" w:cs="Arial"/>
                                <w:b/>
                                <w:color w:val="000000" w:themeColor="text1"/>
                                <w:highlight w:val="cyan"/>
                              </w:rPr>
                              <w:t xml:space="preserve">6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E6499" id="Rectangle 275" o:spid="_x0000_s1086" style="position:absolute;margin-left:198.1pt;margin-top:20.7pt;width:46.2pt;height:22.8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" filled="f" stroked="f" strokeweight="2pt">
                <v:textbox>
                  <w:txbxContent>
                    <w:p w:rsidR="00283693" w:rsidRPr="00426B82" w:rsidRDefault="00283693" w:rsidP="00A06AA5">
                      <w:pPr>
                        <w:jc w:val="center"/>
                        <w:rPr>
                          <w:rFonts w:ascii="Arial" w:hAnsi="Arial" w:cs="Arial"/>
                          <w:b/>
                          <w:color w:val="000000" w:themeColor="text1"/>
                        </w:rPr>
                      </w:pPr>
                      <w:r>
                        <w:rPr>
                          <w:rFonts w:ascii="Arial" w:hAnsi="Arial" w:cs="Arial"/>
                          <w:b/>
                          <w:color w:val="000000" w:themeColor="text1"/>
                          <w:highlight w:val="cyan"/>
                        </w:rPr>
                        <w:t xml:space="preserve"> 4</w:t>
                      </w:r>
                      <w:r w:rsidRPr="00EB6C5E">
                        <w:rPr>
                          <w:rFonts w:ascii="Arial" w:hAnsi="Arial" w:cs="Arial"/>
                          <w:b/>
                          <w:color w:val="000000" w:themeColor="text1"/>
                          <w:highlight w:val="cyan"/>
                        </w:rPr>
                        <w:t>.</w:t>
                      </w:r>
                      <w:r>
                        <w:rPr>
                          <w:rFonts w:ascii="Arial" w:hAnsi="Arial" w:cs="Arial"/>
                          <w:b/>
                          <w:color w:val="000000" w:themeColor="text1"/>
                          <w:highlight w:val="cyan"/>
                        </w:rPr>
                        <w:t xml:space="preserve">6 V  </w:t>
                      </w:r>
                      <w:r>
                        <w:rPr>
                          <w:rFonts w:ascii="Arial" w:hAnsi="Arial" w:cs="Arial"/>
                          <w:b/>
                          <w:color w:val="000000" w:themeColor="text1"/>
                        </w:rPr>
                        <w:t xml:space="preserve">  </w:t>
                      </w:r>
                    </w:p>
                  </w:txbxContent>
                </v:textbox>
              </v:rect>
            </w:pict>
          </mc:Fallback>
        </mc:AlternateContent>
      </w:r>
      <w:r w:rsidRPr="00A06AA5">
        <w:rPr>
          <w:noProof/>
        </w:rPr>
        <mc:AlternateContent>
          <mc:Choice Requires="wps">
            <w:drawing>
              <wp:anchor distT="0" distB="0" distL="114300" distR="114300" simplePos="0" relativeHeight="252959744" behindDoc="0" locked="0" layoutInCell="1" allowOverlap="1" wp14:anchorId="1E60ED36" wp14:editId="0778F09C">
                <wp:simplePos x="0" y="0"/>
                <wp:positionH relativeFrom="column">
                  <wp:posOffset>1863090</wp:posOffset>
                </wp:positionH>
                <wp:positionV relativeFrom="paragraph">
                  <wp:posOffset>403225</wp:posOffset>
                </wp:positionV>
                <wp:extent cx="772160" cy="0"/>
                <wp:effectExtent l="0" t="0" r="27940" b="19050"/>
                <wp:wrapNone/>
                <wp:docPr id="273" name="Straight Connector 273"/>
                <wp:cNvGraphicFramePr/>
                <a:graphic xmlns:a="http://schemas.openxmlformats.org/drawingml/2006/main">
                  <a:graphicData uri="http://schemas.microsoft.com/office/word/2010/wordprocessingShape">
                    <wps:wsp>
                      <wps:cNvCnPr/>
                      <wps:spPr>
                        <a:xfrm flipV="1">
                          <a:off x="0" y="0"/>
                          <a:ext cx="772160" cy="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F1D6929" id="Straight Connector 273" o:spid="_x0000_s1026" style="position:absolute;flip:y;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7pt,31.75pt" to="207.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" strokecolor="#00b050" strokeweight="1.5pt"/>
            </w:pict>
          </mc:Fallback>
        </mc:AlternateContent>
      </w:r>
      <w:r w:rsidRPr="00A06AA5">
        <w:rPr>
          <w:noProof/>
        </w:rPr>
        <mc:AlternateContent>
          <mc:Choice Requires="wps">
            <w:drawing>
              <wp:anchor distT="0" distB="0" distL="114300" distR="114300" simplePos="0" relativeHeight="252962816" behindDoc="0" locked="0" layoutInCell="1" allowOverlap="1" wp14:anchorId="28C1A985" wp14:editId="289111E2">
                <wp:simplePos x="0" y="0"/>
                <wp:positionH relativeFrom="column">
                  <wp:posOffset>2042160</wp:posOffset>
                </wp:positionH>
                <wp:positionV relativeFrom="paragraph">
                  <wp:posOffset>2106930</wp:posOffset>
                </wp:positionV>
                <wp:extent cx="586740" cy="289560"/>
                <wp:effectExtent l="0" t="0" r="0" b="0"/>
                <wp:wrapNone/>
                <wp:docPr id="276" name="Rectangle 276"/>
                <wp:cNvGraphicFramePr/>
                <a:graphic xmlns:a="http://schemas.openxmlformats.org/drawingml/2006/main">
                  <a:graphicData uri="http://schemas.microsoft.com/office/word/2010/wordprocessingShape">
                    <wps:wsp>
                      <wps:cNvSpPr/>
                      <wps:spPr>
                        <a:xfrm>
                          <a:off x="0" y="0"/>
                          <a:ext cx="586740" cy="289560"/>
                        </a:xfrm>
                        <a:prstGeom prst="rect">
                          <a:avLst/>
                        </a:prstGeom>
                        <a:noFill/>
                        <a:ln w="25400" cap="flat" cmpd="sng" algn="ctr">
                          <a:noFill/>
                          <a:prstDash val="solid"/>
                        </a:ln>
                        <a:effectLst/>
                      </wps:spPr>
                      <wps:txbx>
                        <w:txbxContent>
                          <w:p w:rsidR="00283693" w:rsidRPr="00426B82" w:rsidRDefault="00283693" w:rsidP="00A06AA5">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4 V  </w:t>
                            </w:r>
                            <w:r>
                              <w:rPr>
                                <w:rFonts w:ascii="Arial" w:hAnsi="Arial" w:cs="Arial"/>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A985" id="Rectangle 276" o:spid="_x0000_s1087" style="position:absolute;margin-left:160.8pt;margin-top:165.9pt;width:46.2pt;height:22.8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" filled="f" stroked="f" strokeweight="2pt">
                <v:textbox>
                  <w:txbxContent>
                    <w:p w:rsidR="00283693" w:rsidRPr="00426B82" w:rsidRDefault="00283693" w:rsidP="00A06AA5">
                      <w:pPr>
                        <w:jc w:val="center"/>
                        <w:rPr>
                          <w:rFonts w:ascii="Arial" w:hAnsi="Arial" w:cs="Arial"/>
                          <w:b/>
                          <w:color w:val="000000" w:themeColor="text1"/>
                        </w:rPr>
                      </w:pPr>
                      <w:r>
                        <w:rPr>
                          <w:rFonts w:ascii="Arial" w:hAnsi="Arial" w:cs="Arial"/>
                          <w:b/>
                          <w:color w:val="000000" w:themeColor="text1"/>
                          <w:highlight w:val="cyan"/>
                        </w:rPr>
                        <w:t xml:space="preserve"> 1</w:t>
                      </w:r>
                      <w:r w:rsidRPr="00EB6C5E">
                        <w:rPr>
                          <w:rFonts w:ascii="Arial" w:hAnsi="Arial" w:cs="Arial"/>
                          <w:b/>
                          <w:color w:val="000000" w:themeColor="text1"/>
                          <w:highlight w:val="cyan"/>
                        </w:rPr>
                        <w:t>.</w:t>
                      </w:r>
                      <w:r>
                        <w:rPr>
                          <w:rFonts w:ascii="Arial" w:hAnsi="Arial" w:cs="Arial"/>
                          <w:b/>
                          <w:color w:val="000000" w:themeColor="text1"/>
                          <w:highlight w:val="cyan"/>
                        </w:rPr>
                        <w:t xml:space="preserve">4 V  </w:t>
                      </w:r>
                      <w:r>
                        <w:rPr>
                          <w:rFonts w:ascii="Arial" w:hAnsi="Arial" w:cs="Arial"/>
                          <w:b/>
                          <w:color w:val="000000" w:themeColor="text1"/>
                        </w:rPr>
                        <w:t xml:space="preserve">  </w:t>
                      </w:r>
                    </w:p>
                  </w:txbxContent>
                </v:textbox>
              </v:rect>
            </w:pict>
          </mc:Fallback>
        </mc:AlternateContent>
      </w:r>
      <w:r w:rsidRPr="00A06AA5">
        <w:rPr>
          <w:noProof/>
        </w:rPr>
        <mc:AlternateContent>
          <mc:Choice Requires="wps">
            <w:drawing>
              <wp:anchor distT="0" distB="0" distL="114300" distR="114300" simplePos="0" relativeHeight="252960768" behindDoc="0" locked="0" layoutInCell="1" allowOverlap="1" wp14:anchorId="09FC6F76" wp14:editId="344CC1EF">
                <wp:simplePos x="0" y="0"/>
                <wp:positionH relativeFrom="column">
                  <wp:posOffset>133350</wp:posOffset>
                </wp:positionH>
                <wp:positionV relativeFrom="paragraph">
                  <wp:posOffset>2249805</wp:posOffset>
                </wp:positionV>
                <wp:extent cx="2011680" cy="7620"/>
                <wp:effectExtent l="0" t="0" r="26670" b="30480"/>
                <wp:wrapNone/>
                <wp:docPr id="274" name="Straight Connector 274"/>
                <wp:cNvGraphicFramePr/>
                <a:graphic xmlns:a="http://schemas.openxmlformats.org/drawingml/2006/main">
                  <a:graphicData uri="http://schemas.microsoft.com/office/word/2010/wordprocessingShape">
                    <wps:wsp>
                      <wps:cNvCnPr/>
                      <wps:spPr>
                        <a:xfrm flipV="1">
                          <a:off x="0" y="0"/>
                          <a:ext cx="2011680" cy="7620"/>
                        </a:xfrm>
                        <a:prstGeom prst="line">
                          <a:avLst/>
                        </a:prstGeom>
                        <a:noFill/>
                        <a:ln w="1905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5FF8DA" id="Straight Connector 274" o:spid="_x0000_s1026" style="position:absolute;flip:y;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77.15pt" to="168.9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" strokecolor="#00b050" strokeweight="1.5pt"/>
            </w:pict>
          </mc:Fallback>
        </mc:AlternateContent>
      </w:r>
      <w:r w:rsidR="008E59AE">
        <w:rPr>
          <w:noProof/>
        </w:rPr>
        <w:drawing>
          <wp:inline distT="0" distB="0" distL="0" distR="0" wp14:anchorId="6EC82CF3">
            <wp:extent cx="5730875" cy="3152140"/>
            <wp:effectExtent l="0" t="0" r="317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152140"/>
                    </a:xfrm>
                    <a:prstGeom prst="rect">
                      <a:avLst/>
                    </a:prstGeom>
                    <a:noFill/>
                  </pic:spPr>
                </pic:pic>
              </a:graphicData>
            </a:graphic>
          </wp:inline>
        </w:drawing>
      </w:r>
    </w:p>
    <w:p w:rsidR="00A06AA5" w:rsidRDefault="00A06AA5" w:rsidP="00A06AA5">
      <w:r w:rsidRPr="00A06AA5">
        <w:rPr>
          <w:rFonts w:ascii="Arial" w:hAnsi="Arial" w:cs="Arial"/>
          <w:sz w:val="28"/>
          <w:szCs w:val="28"/>
        </w:rPr>
        <w:t xml:space="preserve">Wind direction </w:t>
      </w:r>
      <w:r>
        <w:rPr>
          <w:rFonts w:ascii="Arial" w:hAnsi="Arial" w:cs="Arial"/>
          <w:sz w:val="28"/>
          <w:szCs w:val="28"/>
        </w:rPr>
        <w:t xml:space="preserve">signal </w:t>
      </w:r>
      <w:r w:rsidRPr="00A06AA5">
        <w:rPr>
          <w:rFonts w:ascii="Arial" w:hAnsi="Arial" w:cs="Arial"/>
          <w:sz w:val="28"/>
          <w:szCs w:val="28"/>
        </w:rPr>
        <w:t>waveform</w:t>
      </w:r>
      <w:r w:rsidR="00A52AD3">
        <w:rPr>
          <w:rFonts w:ascii="Arial" w:hAnsi="Arial" w:cs="Arial"/>
          <w:sz w:val="28"/>
          <w:szCs w:val="28"/>
        </w:rPr>
        <w:t xml:space="preserve"> ( Usgb</w:t>
      </w:r>
      <w:r w:rsidR="00A52AD3" w:rsidRPr="00594E93">
        <w:rPr>
          <w:rFonts w:ascii="Arial" w:hAnsi="Arial" w:cs="Arial"/>
          <w:sz w:val="28"/>
          <w:szCs w:val="28"/>
          <w:vertAlign w:val="subscript"/>
        </w:rPr>
        <w:t>OUT</w:t>
      </w:r>
      <w:r w:rsidR="00A52AD3" w:rsidRPr="00594E93">
        <w:rPr>
          <w:rFonts w:ascii="Arial" w:hAnsi="Arial" w:cs="Arial"/>
          <w:sz w:val="28"/>
          <w:szCs w:val="28"/>
        </w:rPr>
        <w:t xml:space="preserve"> )</w:t>
      </w:r>
      <w:r w:rsidRPr="00A06AA5">
        <w:rPr>
          <w:rFonts w:ascii="Arial" w:hAnsi="Arial" w:cs="Arial"/>
          <w:sz w:val="28"/>
          <w:szCs w:val="28"/>
        </w:rPr>
        <w:t xml:space="preserve"> </w:t>
      </w:r>
      <w:r>
        <w:rPr>
          <w:rFonts w:ascii="Arial" w:hAnsi="Arial" w:cs="Arial"/>
          <w:sz w:val="28"/>
          <w:szCs w:val="28"/>
        </w:rPr>
        <w:t>from signal box</w:t>
      </w:r>
      <w:r w:rsidR="00A52AD3">
        <w:rPr>
          <w:rFonts w:ascii="Arial" w:hAnsi="Arial" w:cs="Arial"/>
          <w:sz w:val="28"/>
          <w:szCs w:val="28"/>
        </w:rPr>
        <w:t xml:space="preserve"> </w:t>
      </w:r>
      <w:r w:rsidRPr="00A06AA5">
        <w:rPr>
          <w:rFonts w:ascii="Arial" w:hAnsi="Arial" w:cs="Arial"/>
          <w:sz w:val="28"/>
          <w:szCs w:val="28"/>
        </w:rPr>
        <w:t>when indicator sensor is rotating</w:t>
      </w:r>
    </w:p>
    <w:p w:rsidR="008E59AE" w:rsidRPr="00A06AA5" w:rsidRDefault="008E59AE" w:rsidP="00A06AA5"/>
    <w:p w:rsidR="00626C5D" w:rsidRDefault="00626C5D">
      <w:pPr>
        <w:rPr>
          <w:rFonts w:asciiTheme="majorHAnsi" w:eastAsiaTheme="majorEastAsia" w:hAnsiTheme="majorHAnsi" w:cstheme="majorBidi"/>
          <w:b/>
          <w:bCs/>
          <w:color w:val="4F81BD" w:themeColor="accent1"/>
          <w:sz w:val="26"/>
          <w:szCs w:val="26"/>
        </w:rPr>
      </w:pPr>
    </w:p>
    <w:p w:rsidR="00A06AA5" w:rsidRDefault="00A06AA5">
      <w:pPr>
        <w:rPr>
          <w:rFonts w:asciiTheme="majorHAnsi" w:eastAsiaTheme="majorEastAsia" w:hAnsiTheme="majorHAnsi" w:cstheme="majorBidi"/>
          <w:b/>
          <w:bCs/>
          <w:color w:val="365F91" w:themeColor="accent1" w:themeShade="BF"/>
          <w:sz w:val="28"/>
          <w:szCs w:val="28"/>
        </w:rPr>
      </w:pPr>
      <w:r>
        <w:br w:type="page"/>
      </w:r>
    </w:p>
    <w:p w:rsidR="00491D87" w:rsidRPr="003F6B9E" w:rsidRDefault="007F3A4A" w:rsidP="007F3A4A">
      <w:pPr>
        <w:pStyle w:val="Heading1"/>
      </w:pPr>
      <w:bookmarkStart w:id="79" w:name="_Toc471836113"/>
      <w:r>
        <w:lastRenderedPageBreak/>
        <w:t>Air pressure</w:t>
      </w:r>
      <w:bookmarkEnd w:id="79"/>
    </w:p>
    <w:p w:rsidR="007F3A4A" w:rsidRDefault="007F3A4A" w:rsidP="007F3A4A">
      <w:pPr>
        <w:pStyle w:val="Heading3"/>
        <w:numPr>
          <w:ilvl w:val="0"/>
          <w:numId w:val="0"/>
        </w:numPr>
        <w:ind w:left="720"/>
      </w:pPr>
    </w:p>
    <w:p w:rsidR="007F3A4A" w:rsidRDefault="007F3A4A" w:rsidP="00F11C51">
      <w:pPr>
        <w:pStyle w:val="Heading2"/>
      </w:pPr>
      <w:bookmarkStart w:id="80" w:name="_Toc471836114"/>
      <w:r>
        <w:t>Tutorial</w:t>
      </w:r>
      <w:bookmarkEnd w:id="80"/>
    </w:p>
    <w:p w:rsidR="007F3A4A" w:rsidRDefault="007F3A4A" w:rsidP="007F3A4A"/>
    <w:p w:rsidR="00F11C51" w:rsidRDefault="00621389" w:rsidP="00621389">
      <w:pPr>
        <w:rPr>
          <w:rFonts w:ascii="Arial" w:hAnsi="Arial" w:cs="Arial"/>
          <w:sz w:val="28"/>
          <w:szCs w:val="28"/>
        </w:rPr>
      </w:pPr>
      <w:r>
        <w:rPr>
          <w:rFonts w:ascii="Arial" w:hAnsi="Arial" w:cs="Arial"/>
          <w:sz w:val="28"/>
          <w:szCs w:val="28"/>
        </w:rPr>
        <w:t xml:space="preserve">Air pressure teams are SW teams, means that </w:t>
      </w:r>
      <w:r w:rsidR="00511657">
        <w:rPr>
          <w:rFonts w:ascii="Arial" w:hAnsi="Arial" w:cs="Arial"/>
          <w:sz w:val="28"/>
          <w:szCs w:val="28"/>
        </w:rPr>
        <w:t>they will get all circuits and wiring diagrams as ready-made. Air pressure teams have to create software to Arduino, teams get Ethernet and MQTT functions as ready-made. Task for teams is to create main functionality of Arduino sw.</w:t>
      </w:r>
    </w:p>
    <w:p w:rsidR="00511657" w:rsidRDefault="00511657" w:rsidP="00621389">
      <w:r>
        <w:rPr>
          <w:rFonts w:ascii="Arial" w:hAnsi="Arial" w:cs="Arial"/>
          <w:sz w:val="28"/>
          <w:szCs w:val="28"/>
        </w:rPr>
        <w:t>Teams need to implement all modules and wirings to board as like HW-teams.</w:t>
      </w:r>
    </w:p>
    <w:p w:rsidR="007F3A4A" w:rsidRPr="007F3A4A" w:rsidRDefault="007F3A4A" w:rsidP="007F3A4A"/>
    <w:p w:rsidR="00B92630" w:rsidRPr="003F6B9E" w:rsidRDefault="007F3A4A" w:rsidP="00F11C51">
      <w:pPr>
        <w:pStyle w:val="Heading2"/>
      </w:pPr>
      <w:bookmarkStart w:id="81" w:name="_Toc471836115"/>
      <w:r>
        <w:t xml:space="preserve">Message format that is </w:t>
      </w:r>
      <w:r w:rsidR="00A7395C">
        <w:t xml:space="preserve">used to send data </w:t>
      </w:r>
      <w:r>
        <w:t>to Raspberry</w:t>
      </w:r>
      <w:bookmarkEnd w:id="81"/>
    </w:p>
    <w:p w:rsidR="00B92630" w:rsidRPr="003F6B9E" w:rsidRDefault="00B92630" w:rsidP="00B92630"/>
    <w:p w:rsidR="00F11C51" w:rsidRDefault="00F11C51" w:rsidP="00491D87">
      <w:pPr>
        <w:rPr>
          <w:rFonts w:ascii="Arial" w:hAnsi="Arial" w:cs="Arial"/>
          <w:sz w:val="28"/>
          <w:szCs w:val="28"/>
        </w:rPr>
      </w:pPr>
      <w:r>
        <w:rPr>
          <w:rFonts w:ascii="Arial" w:hAnsi="Arial" w:cs="Arial"/>
          <w:sz w:val="28"/>
          <w:szCs w:val="28"/>
        </w:rPr>
        <w:t>Data that is send to Raspberry must be in next format</w:t>
      </w:r>
      <w:r w:rsidR="00491D87" w:rsidRPr="003F6B9E">
        <w:rPr>
          <w:rFonts w:ascii="Arial" w:hAnsi="Arial" w:cs="Arial"/>
          <w:sz w:val="28"/>
          <w:szCs w:val="28"/>
        </w:rPr>
        <w:t>:</w:t>
      </w:r>
    </w:p>
    <w:p w:rsidR="00491D87" w:rsidRPr="003F6B9E" w:rsidRDefault="00491D87" w:rsidP="00491D87">
      <w:pPr>
        <w:rPr>
          <w:rFonts w:ascii="Arial" w:hAnsi="Arial" w:cs="Arial"/>
          <w:sz w:val="28"/>
          <w:szCs w:val="28"/>
        </w:rPr>
      </w:pPr>
      <w:r w:rsidRPr="003F6B9E">
        <w:rPr>
          <w:rFonts w:ascii="Arial" w:hAnsi="Arial" w:cs="Arial"/>
          <w:sz w:val="28"/>
          <w:szCs w:val="28"/>
        </w:rPr>
        <w:t xml:space="preserve">    </w:t>
      </w:r>
      <w:r w:rsidR="00B92630" w:rsidRPr="003F6B9E">
        <w:rPr>
          <w:rFonts w:ascii="Arial" w:hAnsi="Arial" w:cs="Arial"/>
          <w:sz w:val="28"/>
          <w:szCs w:val="28"/>
        </w:rPr>
        <w:br/>
      </w:r>
      <w:r w:rsidRPr="00F11C51">
        <w:rPr>
          <w:rFonts w:ascii="Arial" w:hAnsi="Arial" w:cs="Arial"/>
          <w:sz w:val="28"/>
          <w:szCs w:val="28"/>
          <w:highlight w:val="cyan"/>
        </w:rPr>
        <w:t>AA:BBBBCC</w:t>
      </w:r>
    </w:p>
    <w:p w:rsidR="00F11C51" w:rsidRDefault="00491D87" w:rsidP="00491D87">
      <w:pPr>
        <w:rPr>
          <w:rFonts w:ascii="Arial" w:hAnsi="Arial" w:cs="Arial"/>
          <w:sz w:val="28"/>
          <w:szCs w:val="28"/>
        </w:rPr>
      </w:pPr>
      <w:r w:rsidRPr="003F6B9E">
        <w:rPr>
          <w:rFonts w:ascii="Arial" w:hAnsi="Arial" w:cs="Arial"/>
          <w:sz w:val="28"/>
          <w:szCs w:val="28"/>
        </w:rPr>
        <w:t xml:space="preserve">AA </w:t>
      </w:r>
      <w:r w:rsidR="00F11C51">
        <w:rPr>
          <w:rFonts w:ascii="Arial" w:hAnsi="Arial" w:cs="Arial"/>
          <w:sz w:val="28"/>
          <w:szCs w:val="28"/>
        </w:rPr>
        <w:t>is channel number.</w:t>
      </w:r>
    </w:p>
    <w:p w:rsidR="00491D87" w:rsidRPr="003F6B9E" w:rsidRDefault="00F11C51" w:rsidP="00491D87">
      <w:pPr>
        <w:rPr>
          <w:rFonts w:ascii="Arial" w:hAnsi="Arial" w:cs="Arial"/>
          <w:sz w:val="28"/>
          <w:szCs w:val="28"/>
        </w:rPr>
      </w:pPr>
      <w:r>
        <w:rPr>
          <w:rFonts w:ascii="Arial" w:hAnsi="Arial" w:cs="Arial"/>
          <w:sz w:val="28"/>
          <w:szCs w:val="28"/>
        </w:rPr>
        <w:t>Channel number for air pressure teams</w:t>
      </w:r>
    </w:p>
    <w:tbl>
      <w:tblPr>
        <w:tblStyle w:val="GridTable4-Accent1"/>
        <w:tblW w:w="0" w:type="auto"/>
        <w:tblLook w:val="04A0" w:firstRow="1" w:lastRow="0" w:firstColumn="1" w:lastColumn="0" w:noHBand="0" w:noVBand="1"/>
      </w:tblPr>
      <w:tblGrid>
        <w:gridCol w:w="2093"/>
        <w:gridCol w:w="1559"/>
        <w:gridCol w:w="1559"/>
      </w:tblGrid>
      <w:tr w:rsidR="00EE39CA" w:rsidRPr="003F6B9E" w:rsidTr="00EE3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E39CA" w:rsidRPr="003F6B9E" w:rsidRDefault="00EE39CA" w:rsidP="00491D87">
            <w:pPr>
              <w:rPr>
                <w:rFonts w:ascii="Arial" w:hAnsi="Arial" w:cs="Arial"/>
                <w:sz w:val="28"/>
                <w:szCs w:val="28"/>
              </w:rPr>
            </w:pPr>
          </w:p>
        </w:tc>
        <w:tc>
          <w:tcPr>
            <w:tcW w:w="1559" w:type="dxa"/>
          </w:tcPr>
          <w:p w:rsidR="00EE39CA" w:rsidRPr="003F6B9E" w:rsidRDefault="00EE39CA" w:rsidP="00F11C51">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3F6B9E">
              <w:rPr>
                <w:rFonts w:ascii="Arial" w:hAnsi="Arial" w:cs="Arial"/>
                <w:sz w:val="28"/>
                <w:szCs w:val="28"/>
              </w:rPr>
              <w:t>A-</w:t>
            </w:r>
            <w:r w:rsidR="00F11C51">
              <w:rPr>
                <w:rFonts w:ascii="Arial" w:hAnsi="Arial" w:cs="Arial"/>
                <w:sz w:val="28"/>
                <w:szCs w:val="28"/>
              </w:rPr>
              <w:t>class</w:t>
            </w:r>
          </w:p>
        </w:tc>
        <w:tc>
          <w:tcPr>
            <w:tcW w:w="1559" w:type="dxa"/>
          </w:tcPr>
          <w:p w:rsidR="00EE39CA" w:rsidRPr="003F6B9E" w:rsidRDefault="00EE39CA" w:rsidP="00F11C51">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3F6B9E">
              <w:rPr>
                <w:rFonts w:ascii="Arial" w:hAnsi="Arial" w:cs="Arial"/>
                <w:sz w:val="28"/>
                <w:szCs w:val="28"/>
              </w:rPr>
              <w:t>B-</w:t>
            </w:r>
            <w:r w:rsidR="00F11C51">
              <w:rPr>
                <w:rFonts w:ascii="Arial" w:hAnsi="Arial" w:cs="Arial"/>
                <w:sz w:val="28"/>
                <w:szCs w:val="28"/>
              </w:rPr>
              <w:t>class</w:t>
            </w:r>
          </w:p>
        </w:tc>
      </w:tr>
      <w:tr w:rsidR="00EE39CA" w:rsidRPr="003F6B9E" w:rsidTr="00EE3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E39CA" w:rsidRPr="003F6B9E" w:rsidRDefault="00F11C51" w:rsidP="00F11C51">
            <w:pPr>
              <w:rPr>
                <w:rFonts w:ascii="Arial" w:hAnsi="Arial" w:cs="Arial"/>
                <w:sz w:val="28"/>
                <w:szCs w:val="28"/>
              </w:rPr>
            </w:pPr>
            <w:r>
              <w:rPr>
                <w:rFonts w:ascii="Arial" w:hAnsi="Arial" w:cs="Arial"/>
                <w:sz w:val="28"/>
                <w:szCs w:val="28"/>
              </w:rPr>
              <w:t xml:space="preserve">Air pressure </w:t>
            </w:r>
            <w:r w:rsidR="00EE39CA" w:rsidRPr="003F6B9E">
              <w:rPr>
                <w:rFonts w:ascii="Arial" w:hAnsi="Arial" w:cs="Arial"/>
                <w:sz w:val="28"/>
                <w:szCs w:val="28"/>
              </w:rPr>
              <w:t xml:space="preserve"> 1</w:t>
            </w:r>
          </w:p>
        </w:tc>
        <w:tc>
          <w:tcPr>
            <w:tcW w:w="1559" w:type="dxa"/>
          </w:tcPr>
          <w:p w:rsidR="00EE39CA" w:rsidRPr="003F6B9E" w:rsidRDefault="00EE39CA" w:rsidP="00491D87">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3F6B9E">
              <w:rPr>
                <w:rFonts w:ascii="Arial" w:hAnsi="Arial" w:cs="Arial"/>
                <w:sz w:val="28"/>
                <w:szCs w:val="28"/>
              </w:rPr>
              <w:t>11</w:t>
            </w:r>
          </w:p>
        </w:tc>
        <w:tc>
          <w:tcPr>
            <w:tcW w:w="1559" w:type="dxa"/>
          </w:tcPr>
          <w:p w:rsidR="00EE39CA" w:rsidRPr="003F6B9E" w:rsidRDefault="00EE39CA" w:rsidP="00491D87">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3F6B9E">
              <w:rPr>
                <w:rFonts w:ascii="Arial" w:hAnsi="Arial" w:cs="Arial"/>
                <w:sz w:val="28"/>
                <w:szCs w:val="28"/>
              </w:rPr>
              <w:t>31</w:t>
            </w:r>
          </w:p>
        </w:tc>
      </w:tr>
      <w:tr w:rsidR="00EE39CA" w:rsidRPr="003F6B9E" w:rsidTr="00EE39CA">
        <w:tc>
          <w:tcPr>
            <w:cnfStyle w:val="001000000000" w:firstRow="0" w:lastRow="0" w:firstColumn="1" w:lastColumn="0" w:oddVBand="0" w:evenVBand="0" w:oddHBand="0" w:evenHBand="0" w:firstRowFirstColumn="0" w:firstRowLastColumn="0" w:lastRowFirstColumn="0" w:lastRowLastColumn="0"/>
            <w:tcW w:w="2093" w:type="dxa"/>
          </w:tcPr>
          <w:p w:rsidR="00EE39CA" w:rsidRPr="003F6B9E" w:rsidRDefault="00F11C51" w:rsidP="00F11C51">
            <w:pPr>
              <w:rPr>
                <w:rFonts w:ascii="Arial" w:hAnsi="Arial" w:cs="Arial"/>
                <w:sz w:val="28"/>
                <w:szCs w:val="28"/>
              </w:rPr>
            </w:pPr>
            <w:r>
              <w:rPr>
                <w:rFonts w:ascii="Arial" w:hAnsi="Arial" w:cs="Arial"/>
                <w:sz w:val="28"/>
                <w:szCs w:val="28"/>
              </w:rPr>
              <w:t xml:space="preserve">Air pressure </w:t>
            </w:r>
            <w:r w:rsidR="00EE39CA" w:rsidRPr="003F6B9E">
              <w:rPr>
                <w:rFonts w:ascii="Arial" w:hAnsi="Arial" w:cs="Arial"/>
                <w:sz w:val="28"/>
                <w:szCs w:val="28"/>
              </w:rPr>
              <w:t xml:space="preserve"> 2</w:t>
            </w:r>
          </w:p>
        </w:tc>
        <w:tc>
          <w:tcPr>
            <w:tcW w:w="1559" w:type="dxa"/>
          </w:tcPr>
          <w:p w:rsidR="00EE39CA" w:rsidRPr="003F6B9E" w:rsidRDefault="00EE39CA" w:rsidP="00491D8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3F6B9E">
              <w:rPr>
                <w:rFonts w:ascii="Arial" w:hAnsi="Arial" w:cs="Arial"/>
                <w:sz w:val="28"/>
                <w:szCs w:val="28"/>
              </w:rPr>
              <w:t>12</w:t>
            </w:r>
          </w:p>
        </w:tc>
        <w:tc>
          <w:tcPr>
            <w:tcW w:w="1559" w:type="dxa"/>
          </w:tcPr>
          <w:p w:rsidR="00EE39CA" w:rsidRPr="003F6B9E" w:rsidRDefault="00EE39CA" w:rsidP="00491D8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3F6B9E">
              <w:rPr>
                <w:rFonts w:ascii="Arial" w:hAnsi="Arial" w:cs="Arial"/>
                <w:sz w:val="28"/>
                <w:szCs w:val="28"/>
              </w:rPr>
              <w:t>32</w:t>
            </w:r>
          </w:p>
        </w:tc>
      </w:tr>
    </w:tbl>
    <w:p w:rsidR="00EE39CA" w:rsidRPr="003F6B9E" w:rsidRDefault="00EE39CA">
      <w:pPr>
        <w:rPr>
          <w:rFonts w:ascii="Arial" w:hAnsi="Arial" w:cs="Arial"/>
          <w:sz w:val="28"/>
          <w:szCs w:val="28"/>
        </w:rPr>
      </w:pPr>
    </w:p>
    <w:p w:rsidR="00F11C51" w:rsidRDefault="00EE39CA">
      <w:pPr>
        <w:rPr>
          <w:rFonts w:ascii="Arial" w:hAnsi="Arial" w:cs="Arial"/>
          <w:sz w:val="28"/>
          <w:szCs w:val="28"/>
        </w:rPr>
      </w:pPr>
      <w:r w:rsidRPr="003F6B9E">
        <w:rPr>
          <w:rFonts w:ascii="Arial" w:hAnsi="Arial" w:cs="Arial"/>
          <w:sz w:val="28"/>
          <w:szCs w:val="28"/>
        </w:rPr>
        <w:t xml:space="preserve">BBBB </w:t>
      </w:r>
      <w:r w:rsidR="00F11C51">
        <w:rPr>
          <w:rFonts w:ascii="Arial" w:hAnsi="Arial" w:cs="Arial"/>
          <w:sz w:val="28"/>
          <w:szCs w:val="28"/>
        </w:rPr>
        <w:t>is integer part of air pressure reading</w:t>
      </w:r>
      <w:r w:rsidRPr="003F6B9E">
        <w:rPr>
          <w:rFonts w:ascii="Arial" w:hAnsi="Arial" w:cs="Arial"/>
          <w:sz w:val="28"/>
          <w:szCs w:val="28"/>
        </w:rPr>
        <w:t xml:space="preserve"> </w:t>
      </w:r>
    </w:p>
    <w:p w:rsidR="00EE39CA" w:rsidRPr="003F6B9E" w:rsidRDefault="00EE39CA">
      <w:pPr>
        <w:rPr>
          <w:rFonts w:ascii="Arial" w:hAnsi="Arial" w:cs="Arial"/>
          <w:sz w:val="28"/>
          <w:szCs w:val="28"/>
        </w:rPr>
      </w:pPr>
      <w:r w:rsidRPr="003F6B9E">
        <w:rPr>
          <w:rFonts w:ascii="Arial" w:hAnsi="Arial" w:cs="Arial"/>
          <w:sz w:val="28"/>
          <w:szCs w:val="28"/>
        </w:rPr>
        <w:t xml:space="preserve">CC </w:t>
      </w:r>
      <w:r w:rsidR="00F11C51">
        <w:rPr>
          <w:rFonts w:ascii="Arial" w:hAnsi="Arial" w:cs="Arial"/>
          <w:sz w:val="28"/>
          <w:szCs w:val="28"/>
        </w:rPr>
        <w:t>is decimal part of reading</w:t>
      </w:r>
      <w:r w:rsidRPr="003F6B9E">
        <w:rPr>
          <w:rFonts w:ascii="Arial" w:hAnsi="Arial" w:cs="Arial"/>
          <w:sz w:val="28"/>
          <w:szCs w:val="28"/>
        </w:rPr>
        <w:t>.</w:t>
      </w:r>
    </w:p>
    <w:p w:rsidR="00326E01" w:rsidRPr="003F6B9E" w:rsidRDefault="00F11C51">
      <w:pPr>
        <w:rPr>
          <w:rFonts w:ascii="Arial" w:hAnsi="Arial" w:cs="Arial"/>
          <w:sz w:val="28"/>
          <w:szCs w:val="28"/>
        </w:rPr>
      </w:pPr>
      <w:r>
        <w:rPr>
          <w:rFonts w:ascii="Arial" w:hAnsi="Arial" w:cs="Arial"/>
          <w:sz w:val="28"/>
          <w:szCs w:val="28"/>
        </w:rPr>
        <w:t>A,</w:t>
      </w:r>
      <w:r w:rsidR="00326E01" w:rsidRPr="003F6B9E">
        <w:rPr>
          <w:rFonts w:ascii="Arial" w:hAnsi="Arial" w:cs="Arial"/>
          <w:sz w:val="28"/>
          <w:szCs w:val="28"/>
        </w:rPr>
        <w:t xml:space="preserve">B </w:t>
      </w:r>
      <w:r>
        <w:rPr>
          <w:rFonts w:ascii="Arial" w:hAnsi="Arial" w:cs="Arial"/>
          <w:sz w:val="28"/>
          <w:szCs w:val="28"/>
        </w:rPr>
        <w:t>and</w:t>
      </w:r>
      <w:r w:rsidR="00326E01" w:rsidRPr="003F6B9E">
        <w:rPr>
          <w:rFonts w:ascii="Arial" w:hAnsi="Arial" w:cs="Arial"/>
          <w:sz w:val="28"/>
          <w:szCs w:val="28"/>
        </w:rPr>
        <w:t xml:space="preserve"> C </w:t>
      </w:r>
      <w:r>
        <w:rPr>
          <w:rFonts w:ascii="Arial" w:hAnsi="Arial" w:cs="Arial"/>
          <w:sz w:val="28"/>
          <w:szCs w:val="28"/>
        </w:rPr>
        <w:t xml:space="preserve">are </w:t>
      </w:r>
      <w:r w:rsidR="00621389">
        <w:rPr>
          <w:rFonts w:ascii="Arial" w:hAnsi="Arial" w:cs="Arial"/>
          <w:sz w:val="28"/>
          <w:szCs w:val="28"/>
        </w:rPr>
        <w:t xml:space="preserve">in </w:t>
      </w:r>
      <w:r w:rsidR="00326E01" w:rsidRPr="003F6B9E">
        <w:rPr>
          <w:rFonts w:ascii="Arial" w:hAnsi="Arial" w:cs="Arial"/>
          <w:sz w:val="28"/>
          <w:szCs w:val="28"/>
        </w:rPr>
        <w:t>ASCII</w:t>
      </w:r>
      <w:r w:rsidR="00621389">
        <w:rPr>
          <w:rFonts w:ascii="Arial" w:hAnsi="Arial" w:cs="Arial"/>
          <w:sz w:val="28"/>
          <w:szCs w:val="28"/>
        </w:rPr>
        <w:t xml:space="preserve"> format</w:t>
      </w:r>
      <w:r w:rsidR="00326E01" w:rsidRPr="003F6B9E">
        <w:rPr>
          <w:rFonts w:ascii="Arial" w:hAnsi="Arial" w:cs="Arial"/>
          <w:sz w:val="28"/>
          <w:szCs w:val="28"/>
        </w:rPr>
        <w:t xml:space="preserve"> .</w:t>
      </w:r>
    </w:p>
    <w:p w:rsidR="00621389" w:rsidRDefault="00621389">
      <w:pPr>
        <w:rPr>
          <w:rFonts w:ascii="Arial" w:hAnsi="Arial" w:cs="Arial"/>
          <w:sz w:val="28"/>
          <w:szCs w:val="28"/>
        </w:rPr>
      </w:pPr>
      <w:r>
        <w:rPr>
          <w:rFonts w:ascii="Arial" w:hAnsi="Arial" w:cs="Arial"/>
          <w:sz w:val="28"/>
          <w:szCs w:val="28"/>
        </w:rPr>
        <w:t>Example:</w:t>
      </w:r>
      <w:r w:rsidR="00326E01" w:rsidRPr="003F6B9E">
        <w:rPr>
          <w:rFonts w:ascii="Arial" w:hAnsi="Arial" w:cs="Arial"/>
          <w:sz w:val="28"/>
          <w:szCs w:val="28"/>
        </w:rPr>
        <w:t xml:space="preserve"> </w:t>
      </w:r>
      <w:r>
        <w:rPr>
          <w:rFonts w:ascii="Arial" w:hAnsi="Arial" w:cs="Arial"/>
          <w:sz w:val="28"/>
          <w:szCs w:val="28"/>
        </w:rPr>
        <w:t xml:space="preserve"> send message</w:t>
      </w:r>
      <w:r w:rsidR="00B92630" w:rsidRPr="003F6B9E">
        <w:rPr>
          <w:rFonts w:ascii="Arial" w:hAnsi="Arial" w:cs="Arial"/>
          <w:sz w:val="28"/>
          <w:szCs w:val="28"/>
        </w:rPr>
        <w:t>:</w:t>
      </w:r>
      <w:r w:rsidR="00326E01" w:rsidRPr="003F6B9E">
        <w:rPr>
          <w:rFonts w:ascii="Arial" w:hAnsi="Arial" w:cs="Arial"/>
          <w:sz w:val="28"/>
          <w:szCs w:val="28"/>
        </w:rPr>
        <w:t xml:space="preserve"> </w:t>
      </w:r>
      <w:r w:rsidR="00B92630" w:rsidRPr="003F6B9E">
        <w:rPr>
          <w:rFonts w:ascii="Arial" w:hAnsi="Arial" w:cs="Arial"/>
          <w:sz w:val="28"/>
          <w:szCs w:val="28"/>
        </w:rPr>
        <w:t xml:space="preserve">  </w:t>
      </w:r>
      <w:r w:rsidR="00B92630" w:rsidRPr="00621389">
        <w:rPr>
          <w:rFonts w:ascii="Arial" w:hAnsi="Arial" w:cs="Arial"/>
          <w:b/>
          <w:sz w:val="28"/>
          <w:szCs w:val="28"/>
          <w:highlight w:val="cyan"/>
        </w:rPr>
        <w:t>12:101250</w:t>
      </w:r>
      <w:r w:rsidR="00B92630" w:rsidRPr="003F6B9E">
        <w:rPr>
          <w:rFonts w:ascii="Arial" w:hAnsi="Arial" w:cs="Arial"/>
          <w:sz w:val="28"/>
          <w:szCs w:val="28"/>
        </w:rPr>
        <w:t xml:space="preserve"> </w:t>
      </w:r>
      <w:r>
        <w:rPr>
          <w:rFonts w:ascii="Arial" w:hAnsi="Arial" w:cs="Arial"/>
          <w:sz w:val="28"/>
          <w:szCs w:val="28"/>
        </w:rPr>
        <w:t>means</w:t>
      </w:r>
      <w:r w:rsidR="00B92630" w:rsidRPr="003F6B9E">
        <w:rPr>
          <w:rFonts w:ascii="Arial" w:hAnsi="Arial" w:cs="Arial"/>
          <w:sz w:val="28"/>
          <w:szCs w:val="28"/>
        </w:rPr>
        <w:t xml:space="preserve">: </w:t>
      </w:r>
    </w:p>
    <w:p w:rsidR="00621389" w:rsidRDefault="00B92630" w:rsidP="00621389">
      <w:pPr>
        <w:ind w:firstLine="1304"/>
        <w:rPr>
          <w:rFonts w:ascii="Arial" w:hAnsi="Arial" w:cs="Arial"/>
          <w:sz w:val="28"/>
          <w:szCs w:val="28"/>
        </w:rPr>
      </w:pPr>
      <w:r w:rsidRPr="003F6B9E">
        <w:rPr>
          <w:rFonts w:ascii="Arial" w:hAnsi="Arial" w:cs="Arial"/>
          <w:sz w:val="28"/>
          <w:szCs w:val="28"/>
        </w:rPr>
        <w:t>A-</w:t>
      </w:r>
      <w:r w:rsidR="00621389">
        <w:rPr>
          <w:rFonts w:ascii="Arial" w:hAnsi="Arial" w:cs="Arial"/>
          <w:sz w:val="28"/>
          <w:szCs w:val="28"/>
        </w:rPr>
        <w:t>class; team</w:t>
      </w:r>
      <w:r w:rsidRPr="003F6B9E">
        <w:rPr>
          <w:rFonts w:ascii="Arial" w:hAnsi="Arial" w:cs="Arial"/>
          <w:sz w:val="28"/>
          <w:szCs w:val="28"/>
        </w:rPr>
        <w:t xml:space="preserve"> </w:t>
      </w:r>
      <w:r w:rsidR="00621389">
        <w:rPr>
          <w:rFonts w:ascii="Arial" w:hAnsi="Arial" w:cs="Arial"/>
          <w:sz w:val="28"/>
          <w:szCs w:val="28"/>
        </w:rPr>
        <w:t>airpressure 2</w:t>
      </w:r>
    </w:p>
    <w:p w:rsidR="00B92630" w:rsidRPr="003F6B9E" w:rsidRDefault="00621389" w:rsidP="00621389">
      <w:pPr>
        <w:ind w:firstLine="1304"/>
        <w:rPr>
          <w:rFonts w:ascii="Arial" w:hAnsi="Arial" w:cs="Arial"/>
          <w:sz w:val="28"/>
          <w:szCs w:val="28"/>
        </w:rPr>
      </w:pPr>
      <w:r>
        <w:rPr>
          <w:rFonts w:ascii="Arial" w:hAnsi="Arial" w:cs="Arial"/>
          <w:sz w:val="28"/>
          <w:szCs w:val="28"/>
        </w:rPr>
        <w:lastRenderedPageBreak/>
        <w:t>Air pressure</w:t>
      </w:r>
      <w:r w:rsidR="00B92630" w:rsidRPr="003F6B9E">
        <w:rPr>
          <w:rFonts w:ascii="Arial" w:hAnsi="Arial" w:cs="Arial"/>
          <w:sz w:val="28"/>
          <w:szCs w:val="28"/>
        </w:rPr>
        <w:t xml:space="preserve"> 1012.50 mbar.</w:t>
      </w:r>
    </w:p>
    <w:p w:rsidR="00621389" w:rsidRDefault="00621389">
      <w:pPr>
        <w:rPr>
          <w:rFonts w:ascii="Arial" w:hAnsi="Arial" w:cs="Arial"/>
          <w:sz w:val="28"/>
          <w:szCs w:val="28"/>
        </w:rPr>
      </w:pPr>
    </w:p>
    <w:p w:rsidR="00D51356" w:rsidRPr="003F6B9E" w:rsidRDefault="00621389">
      <w:pPr>
        <w:rPr>
          <w:rFonts w:ascii="Arial" w:hAnsi="Arial" w:cs="Arial"/>
          <w:sz w:val="28"/>
          <w:szCs w:val="28"/>
        </w:rPr>
      </w:pPr>
      <w:r>
        <w:rPr>
          <w:rFonts w:ascii="Arial" w:hAnsi="Arial" w:cs="Arial"/>
          <w:sz w:val="28"/>
          <w:szCs w:val="28"/>
        </w:rPr>
        <w:t>Message is send in each second</w:t>
      </w:r>
      <w:ins w:id="82" w:author="Esa Kunnari" w:date="2017-01-11T11:09:00Z">
        <w:r w:rsidR="003B7841">
          <w:rPr>
            <w:rFonts w:ascii="Arial" w:hAnsi="Arial" w:cs="Arial"/>
            <w:sz w:val="28"/>
            <w:szCs w:val="28"/>
          </w:rPr>
          <w:t>.</w:t>
        </w:r>
      </w:ins>
      <w:r>
        <w:rPr>
          <w:rFonts w:ascii="Arial" w:hAnsi="Arial" w:cs="Arial"/>
          <w:sz w:val="28"/>
          <w:szCs w:val="28"/>
        </w:rPr>
        <w:t xml:space="preserve"> </w:t>
      </w:r>
      <w:del w:id="83" w:author="Esa Kunnari" w:date="2017-01-11T11:09:00Z">
        <w:r w:rsidDel="0084417A">
          <w:rPr>
            <w:rFonts w:ascii="Arial" w:hAnsi="Arial" w:cs="Arial"/>
            <w:sz w:val="28"/>
            <w:szCs w:val="28"/>
          </w:rPr>
          <w:delText xml:space="preserve">secund </w:delText>
        </w:r>
      </w:del>
      <w:r>
        <w:rPr>
          <w:rFonts w:ascii="Arial" w:hAnsi="Arial" w:cs="Arial"/>
          <w:sz w:val="28"/>
          <w:szCs w:val="28"/>
        </w:rPr>
        <w:t xml:space="preserve">Sending time is synchronized to clock time. </w:t>
      </w:r>
    </w:p>
    <w:p w:rsidR="00D51356" w:rsidRPr="003F6B9E" w:rsidRDefault="00D51356">
      <w:pPr>
        <w:rPr>
          <w:rFonts w:ascii="Arial" w:hAnsi="Arial" w:cs="Arial"/>
          <w:sz w:val="28"/>
          <w:szCs w:val="28"/>
        </w:rPr>
      </w:pPr>
    </w:p>
    <w:p w:rsidR="003432C6" w:rsidRPr="003F6B9E" w:rsidRDefault="003432C6">
      <w:pPr>
        <w:rPr>
          <w:rFonts w:ascii="Arial" w:hAnsi="Arial" w:cs="Arial"/>
          <w:sz w:val="28"/>
          <w:szCs w:val="28"/>
        </w:rPr>
      </w:pPr>
    </w:p>
    <w:p w:rsidR="00B92630" w:rsidRPr="003F6B9E" w:rsidRDefault="00F11C51" w:rsidP="00F11C51">
      <w:pPr>
        <w:pStyle w:val="Heading2"/>
      </w:pPr>
      <w:bookmarkStart w:id="84" w:name="_Toc471836116"/>
      <w:r>
        <w:t>Local display for air pressure</w:t>
      </w:r>
      <w:bookmarkEnd w:id="84"/>
    </w:p>
    <w:p w:rsidR="003432C6" w:rsidRPr="003F6B9E" w:rsidRDefault="003432C6" w:rsidP="003432C6"/>
    <w:p w:rsidR="00B92630" w:rsidRDefault="00F11C51">
      <w:pPr>
        <w:rPr>
          <w:rFonts w:ascii="Arial" w:hAnsi="Arial" w:cs="Arial"/>
          <w:sz w:val="28"/>
          <w:szCs w:val="28"/>
        </w:rPr>
      </w:pPr>
      <w:r>
        <w:rPr>
          <w:rFonts w:ascii="Arial" w:hAnsi="Arial" w:cs="Arial"/>
          <w:sz w:val="28"/>
          <w:szCs w:val="28"/>
        </w:rPr>
        <w:t>Air pressure is shown in LCD-display according next example:</w:t>
      </w:r>
      <w:r w:rsidR="00B92630" w:rsidRPr="003F6B9E">
        <w:rPr>
          <w:rFonts w:ascii="Arial" w:hAnsi="Arial" w:cs="Arial"/>
          <w:sz w:val="28"/>
          <w:szCs w:val="28"/>
        </w:rPr>
        <w:t xml:space="preserve"> </w:t>
      </w:r>
    </w:p>
    <w:p w:rsidR="00F11C51" w:rsidRPr="003F6B9E" w:rsidRDefault="00F11C51">
      <w:pPr>
        <w:rPr>
          <w:rFonts w:ascii="Arial" w:hAnsi="Arial" w:cs="Arial"/>
          <w:sz w:val="28"/>
          <w:szCs w:val="28"/>
        </w:rPr>
      </w:pPr>
      <w:r w:rsidRPr="003F6B9E">
        <w:rPr>
          <w:rFonts w:ascii="Arial" w:hAnsi="Arial" w:cs="Arial"/>
          <w:noProof/>
          <w:sz w:val="28"/>
          <w:szCs w:val="28"/>
        </w:rPr>
        <mc:AlternateContent>
          <mc:Choice Requires="wps">
            <w:drawing>
              <wp:anchor distT="0" distB="0" distL="114300" distR="114300" simplePos="0" relativeHeight="252904960" behindDoc="0" locked="0" layoutInCell="1" allowOverlap="1" wp14:anchorId="42C42FD0" wp14:editId="7B6B10E8">
                <wp:simplePos x="0" y="0"/>
                <wp:positionH relativeFrom="column">
                  <wp:posOffset>31750</wp:posOffset>
                </wp:positionH>
                <wp:positionV relativeFrom="paragraph">
                  <wp:posOffset>272415</wp:posOffset>
                </wp:positionV>
                <wp:extent cx="2301240" cy="464820"/>
                <wp:effectExtent l="0" t="0" r="22860" b="11430"/>
                <wp:wrapTopAndBottom/>
                <wp:docPr id="230" name="Rectangle 230"/>
                <wp:cNvGraphicFramePr/>
                <a:graphic xmlns:a="http://schemas.openxmlformats.org/drawingml/2006/main">
                  <a:graphicData uri="http://schemas.microsoft.com/office/word/2010/wordprocessingShape">
                    <wps:wsp>
                      <wps:cNvSpPr/>
                      <wps:spPr>
                        <a:xfrm>
                          <a:off x="0" y="0"/>
                          <a:ext cx="2301240" cy="46482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283693" w:rsidRDefault="00283693" w:rsidP="003432C6">
                            <w:r>
                              <w:br/>
                              <w:t>1012.50 mbar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42C42FD0" id="Rectangle 230" o:spid="_x0000_s1088" style="position:absolute;margin-left:2.5pt;margin-top:21.45pt;width:181.2pt;height:36.6pt;z-index:25290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" fillcolor="#4f81bd [3204]" strokecolor="#243f60 [1604]" strokeweight="2pt">
                <v:textbox>
                  <w:txbxContent>
                    <w:p w:rsidR="00283693" w:rsidRDefault="00283693" w:rsidP="003432C6">
                      <w:r>
                        <w:br/>
                        <w:t>1012.50 mbar</w:t>
                      </w:r>
                    </w:p>
                  </w:txbxContent>
                </v:textbox>
                <w10:wrap type="topAndBottom"/>
              </v:rect>
            </w:pict>
          </mc:Fallback>
        </mc:AlternateContent>
      </w:r>
    </w:p>
    <w:p w:rsidR="00D51356" w:rsidRPr="003F6B9E" w:rsidRDefault="000D3D12">
      <w:pPr>
        <w:rPr>
          <w:rFonts w:ascii="Arial" w:hAnsi="Arial" w:cs="Arial"/>
          <w:sz w:val="28"/>
          <w:szCs w:val="28"/>
        </w:rPr>
      </w:pPr>
      <w:r>
        <w:rPr>
          <w:rFonts w:ascii="Arial" w:hAnsi="Arial" w:cs="Arial"/>
          <w:sz w:val="28"/>
          <w:szCs w:val="28"/>
        </w:rPr>
        <w:br/>
        <w:t>Local LCD-display</w:t>
      </w:r>
    </w:p>
    <w:p w:rsidR="00D51356" w:rsidRPr="003F6B9E" w:rsidRDefault="00D51356">
      <w:pPr>
        <w:rPr>
          <w:rFonts w:ascii="Arial" w:hAnsi="Arial" w:cs="Arial"/>
          <w:sz w:val="28"/>
          <w:szCs w:val="28"/>
        </w:rPr>
      </w:pPr>
    </w:p>
    <w:p w:rsidR="00D51356" w:rsidRDefault="00F11C51">
      <w:pPr>
        <w:rPr>
          <w:rFonts w:ascii="Arial" w:hAnsi="Arial" w:cs="Arial"/>
          <w:sz w:val="28"/>
          <w:szCs w:val="28"/>
        </w:rPr>
      </w:pPr>
      <w:r>
        <w:rPr>
          <w:rFonts w:ascii="Arial" w:hAnsi="Arial" w:cs="Arial"/>
          <w:sz w:val="28"/>
          <w:szCs w:val="28"/>
        </w:rPr>
        <w:t>Display readings are updated in period of one second</w:t>
      </w:r>
      <w:r w:rsidR="00B92630" w:rsidRPr="003F6B9E">
        <w:rPr>
          <w:rFonts w:ascii="Arial" w:hAnsi="Arial" w:cs="Arial"/>
          <w:sz w:val="28"/>
          <w:szCs w:val="28"/>
        </w:rPr>
        <w:t>.</w:t>
      </w:r>
    </w:p>
    <w:p w:rsidR="000A3D60" w:rsidRPr="003F6B9E" w:rsidRDefault="000A3D60">
      <w:pPr>
        <w:rPr>
          <w:rFonts w:ascii="Arial" w:hAnsi="Arial" w:cs="Arial"/>
          <w:sz w:val="28"/>
          <w:szCs w:val="28"/>
        </w:rPr>
      </w:pPr>
    </w:p>
    <w:p w:rsidR="00D51356" w:rsidRPr="003F6B9E" w:rsidRDefault="000A3D60" w:rsidP="000A3D60">
      <w:pPr>
        <w:pStyle w:val="Heading2"/>
      </w:pPr>
      <w:bookmarkStart w:id="85" w:name="_Toc471836117"/>
      <w:r>
        <w:t xml:space="preserve">Showing time </w:t>
      </w:r>
      <w:r w:rsidR="00F11C51">
        <w:t>in display</w:t>
      </w:r>
      <w:bookmarkEnd w:id="85"/>
    </w:p>
    <w:p w:rsidR="001A5451" w:rsidRPr="003F6B9E" w:rsidRDefault="001A5451" w:rsidP="001A5451"/>
    <w:p w:rsidR="00D51356" w:rsidRPr="003F6B9E" w:rsidRDefault="00F11C51">
      <w:pPr>
        <w:rPr>
          <w:rFonts w:ascii="Arial" w:hAnsi="Arial" w:cs="Arial"/>
          <w:sz w:val="28"/>
          <w:szCs w:val="28"/>
        </w:rPr>
      </w:pPr>
      <w:r>
        <w:rPr>
          <w:rFonts w:ascii="Arial" w:hAnsi="Arial" w:cs="Arial"/>
          <w:sz w:val="28"/>
          <w:szCs w:val="28"/>
        </w:rPr>
        <w:t>Time is showing in display according next example</w:t>
      </w:r>
      <w:r w:rsidR="001A5451" w:rsidRPr="003F6B9E">
        <w:rPr>
          <w:rFonts w:ascii="Arial" w:hAnsi="Arial" w:cs="Arial"/>
          <w:sz w:val="28"/>
          <w:szCs w:val="28"/>
        </w:rPr>
        <w:t>:</w:t>
      </w:r>
    </w:p>
    <w:p w:rsidR="001A5451" w:rsidRPr="003F6B9E" w:rsidRDefault="001A5451">
      <w:pPr>
        <w:rPr>
          <w:rFonts w:ascii="Arial" w:hAnsi="Arial" w:cs="Arial"/>
          <w:sz w:val="28"/>
          <w:szCs w:val="28"/>
        </w:rPr>
      </w:pPr>
      <w:r w:rsidRPr="003F6B9E">
        <w:rPr>
          <w:rFonts w:ascii="Arial" w:hAnsi="Arial" w:cs="Arial"/>
          <w:noProof/>
          <w:sz w:val="28"/>
          <w:szCs w:val="28"/>
        </w:rPr>
        <mc:AlternateContent>
          <mc:Choice Requires="wps">
            <w:drawing>
              <wp:anchor distT="0" distB="0" distL="114300" distR="114300" simplePos="0" relativeHeight="252907520" behindDoc="0" locked="0" layoutInCell="1" allowOverlap="1" wp14:anchorId="5CEC7077" wp14:editId="75A36729">
                <wp:simplePos x="0" y="0"/>
                <wp:positionH relativeFrom="column">
                  <wp:posOffset>0</wp:posOffset>
                </wp:positionH>
                <wp:positionV relativeFrom="paragraph">
                  <wp:posOffset>-635</wp:posOffset>
                </wp:positionV>
                <wp:extent cx="2301240" cy="464820"/>
                <wp:effectExtent l="0" t="0" r="22860" b="11430"/>
                <wp:wrapNone/>
                <wp:docPr id="231" name="Rectangle 231"/>
                <wp:cNvGraphicFramePr/>
                <a:graphic xmlns:a="http://schemas.openxmlformats.org/drawingml/2006/main">
                  <a:graphicData uri="http://schemas.microsoft.com/office/word/2010/wordprocessingShape">
                    <wps:wsp>
                      <wps:cNvSpPr/>
                      <wps:spPr>
                        <a:xfrm>
                          <a:off x="0" y="0"/>
                          <a:ext cx="2301240" cy="464820"/>
                        </a:xfrm>
                        <a:prstGeom prst="rect">
                          <a:avLst/>
                        </a:prstGeom>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3693" w:rsidRDefault="00283693" w:rsidP="001A5451">
                            <w:r w:rsidRPr="001A5451">
                              <w:rPr>
                                <w:color w:val="FFFFFF" w:themeColor="background1"/>
                              </w:rPr>
                              <w:t>13:50.45</w:t>
                            </w:r>
                            <w:r>
                              <w:br/>
                            </w:r>
                            <w:r w:rsidRPr="001A5451">
                              <w:rPr>
                                <w:color w:val="FFFFFF" w:themeColor="background1"/>
                              </w:rPr>
                              <w:t>1012.50 mbar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5CEC7077" id="Rectangle 231" o:spid="_x0000_s1089" style="position:absolute;margin-left:0;margin-top:-.05pt;width:181.2pt;height:36.6pt;z-index:25290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" fillcolor="#1f497d [3215]" strokecolor="#243f60 [1604]" strokeweight="2pt">
                <v:textbox>
                  <w:txbxContent>
                    <w:p w:rsidR="00283693" w:rsidRDefault="00283693" w:rsidP="001A5451">
                      <w:r w:rsidRPr="001A5451">
                        <w:rPr>
                          <w:color w:val="FFFFFF" w:themeColor="background1"/>
                        </w:rPr>
                        <w:t>13:50.45</w:t>
                      </w:r>
                      <w:r>
                        <w:br/>
                      </w:r>
                      <w:r w:rsidRPr="001A5451">
                        <w:rPr>
                          <w:color w:val="FFFFFF" w:themeColor="background1"/>
                        </w:rPr>
                        <w:t>1012.50 mbar</w:t>
                      </w:r>
                    </w:p>
                  </w:txbxContent>
                </v:textbox>
              </v:rect>
            </w:pict>
          </mc:Fallback>
        </mc:AlternateContent>
      </w:r>
    </w:p>
    <w:p w:rsidR="001A5451" w:rsidRDefault="001A5451">
      <w:pPr>
        <w:rPr>
          <w:rFonts w:ascii="Arial" w:hAnsi="Arial" w:cs="Arial"/>
          <w:sz w:val="28"/>
          <w:szCs w:val="28"/>
        </w:rPr>
      </w:pPr>
    </w:p>
    <w:p w:rsidR="000D3D12" w:rsidRPr="003F6B9E" w:rsidRDefault="000D3D12" w:rsidP="000D3D12">
      <w:pPr>
        <w:rPr>
          <w:rFonts w:ascii="Arial" w:hAnsi="Arial" w:cs="Arial"/>
          <w:sz w:val="28"/>
          <w:szCs w:val="28"/>
        </w:rPr>
      </w:pPr>
      <w:r>
        <w:rPr>
          <w:rFonts w:ascii="Arial" w:hAnsi="Arial" w:cs="Arial"/>
          <w:sz w:val="28"/>
          <w:szCs w:val="28"/>
        </w:rPr>
        <w:t>Local LCD-display</w:t>
      </w:r>
    </w:p>
    <w:p w:rsidR="000D3D12" w:rsidRPr="003F6B9E" w:rsidRDefault="000D3D12">
      <w:pPr>
        <w:rPr>
          <w:rFonts w:ascii="Arial" w:hAnsi="Arial" w:cs="Arial"/>
          <w:sz w:val="28"/>
          <w:szCs w:val="28"/>
        </w:rPr>
      </w:pPr>
    </w:p>
    <w:p w:rsidR="00AA5CAF" w:rsidRPr="003F6B9E" w:rsidRDefault="00AA5CAF" w:rsidP="000A3D60">
      <w:pPr>
        <w:pStyle w:val="Heading2"/>
        <w:numPr>
          <w:ilvl w:val="0"/>
          <w:numId w:val="0"/>
        </w:numPr>
        <w:ind w:left="576"/>
      </w:pPr>
    </w:p>
    <w:p w:rsidR="001A5451" w:rsidRPr="003F6B9E" w:rsidRDefault="000A3D60" w:rsidP="000A3D60">
      <w:pPr>
        <w:pStyle w:val="Heading2"/>
      </w:pPr>
      <w:bookmarkStart w:id="86" w:name="_Toc471836118"/>
      <w:r>
        <w:t xml:space="preserve">Used sensor </w:t>
      </w:r>
      <w:r w:rsidR="001A5451" w:rsidRPr="003F6B9E">
        <w:t>a</w:t>
      </w:r>
      <w:r>
        <w:t>nd reading sensor</w:t>
      </w:r>
      <w:bookmarkEnd w:id="86"/>
    </w:p>
    <w:p w:rsidR="00AA5CAF" w:rsidRPr="003F6B9E" w:rsidRDefault="00AA5CAF" w:rsidP="00AA5CAF"/>
    <w:p w:rsidR="000A3D60" w:rsidRDefault="000A3D60">
      <w:pPr>
        <w:rPr>
          <w:rFonts w:ascii="Arial" w:hAnsi="Arial" w:cs="Arial"/>
          <w:sz w:val="28"/>
          <w:szCs w:val="28"/>
        </w:rPr>
      </w:pPr>
      <w:r>
        <w:rPr>
          <w:rFonts w:ascii="Arial" w:hAnsi="Arial" w:cs="Arial"/>
          <w:sz w:val="28"/>
          <w:szCs w:val="28"/>
        </w:rPr>
        <w:t>Type of sensor</w:t>
      </w:r>
      <w:r w:rsidR="001A5451" w:rsidRPr="003F6B9E">
        <w:rPr>
          <w:rFonts w:ascii="Arial" w:hAnsi="Arial" w:cs="Arial"/>
          <w:sz w:val="28"/>
          <w:szCs w:val="28"/>
        </w:rPr>
        <w:t>: BMP180</w:t>
      </w:r>
      <w:r w:rsidR="00B930FC" w:rsidRPr="003F6B9E">
        <w:rPr>
          <w:rFonts w:ascii="Arial" w:hAnsi="Arial" w:cs="Arial"/>
          <w:sz w:val="28"/>
          <w:szCs w:val="28"/>
        </w:rPr>
        <w:t>,</w:t>
      </w:r>
      <w:r w:rsidR="001A5451" w:rsidRPr="003F6B9E">
        <w:rPr>
          <w:rFonts w:ascii="Arial" w:hAnsi="Arial" w:cs="Arial"/>
          <w:sz w:val="28"/>
          <w:szCs w:val="28"/>
        </w:rPr>
        <w:t xml:space="preserve"> </w:t>
      </w:r>
    </w:p>
    <w:p w:rsidR="001A5451" w:rsidRPr="003F6B9E" w:rsidRDefault="000A3D60">
      <w:pPr>
        <w:rPr>
          <w:rFonts w:ascii="Arial" w:hAnsi="Arial" w:cs="Arial"/>
          <w:sz w:val="28"/>
          <w:szCs w:val="28"/>
        </w:rPr>
      </w:pPr>
      <w:r>
        <w:rPr>
          <w:rFonts w:ascii="Arial" w:hAnsi="Arial" w:cs="Arial"/>
          <w:sz w:val="28"/>
          <w:szCs w:val="28"/>
        </w:rPr>
        <w:lastRenderedPageBreak/>
        <w:t>Sensor can be read with next library functions</w:t>
      </w:r>
      <w:r w:rsidR="00B930FC" w:rsidRPr="003F6B9E">
        <w:rPr>
          <w:rFonts w:ascii="Arial" w:hAnsi="Arial" w:cs="Arial"/>
          <w:sz w:val="28"/>
          <w:szCs w:val="28"/>
        </w:rPr>
        <w:t xml:space="preserve">.  </w:t>
      </w:r>
    </w:p>
    <w:p w:rsidR="00B930FC" w:rsidRPr="003F6B9E" w:rsidRDefault="00001C68">
      <w:pPr>
        <w:rPr>
          <w:rFonts w:ascii="Arial" w:hAnsi="Arial" w:cs="Arial"/>
          <w:sz w:val="28"/>
          <w:szCs w:val="28"/>
        </w:rPr>
      </w:pPr>
      <w:hyperlink r:id="rId29" w:history="1">
        <w:r w:rsidR="00B930FC" w:rsidRPr="003F6B9E">
          <w:rPr>
            <w:rStyle w:val="Hyperlink"/>
            <w:rFonts w:ascii="Arial" w:hAnsi="Arial" w:cs="Arial"/>
            <w:sz w:val="28"/>
            <w:szCs w:val="28"/>
          </w:rPr>
          <w:t>https://github.com/adafruit/Adafruit-BMP085-Library</w:t>
        </w:r>
      </w:hyperlink>
    </w:p>
    <w:p w:rsidR="00AA5CAF" w:rsidRPr="003F6B9E" w:rsidRDefault="000A3D60">
      <w:pPr>
        <w:rPr>
          <w:rFonts w:ascii="Arial" w:hAnsi="Arial" w:cs="Arial"/>
          <w:sz w:val="28"/>
          <w:szCs w:val="28"/>
        </w:rPr>
      </w:pPr>
      <w:r>
        <w:rPr>
          <w:rFonts w:ascii="Arial" w:hAnsi="Arial" w:cs="Arial"/>
          <w:sz w:val="28"/>
          <w:szCs w:val="28"/>
        </w:rPr>
        <w:t>Sensor wiring diagram is available in in same place as all wiring diagram</w:t>
      </w:r>
      <w:r w:rsidR="00B930FC" w:rsidRPr="003F6B9E">
        <w:rPr>
          <w:rFonts w:ascii="Arial" w:hAnsi="Arial" w:cs="Arial"/>
          <w:sz w:val="28"/>
          <w:szCs w:val="28"/>
        </w:rPr>
        <w:t>.</w:t>
      </w:r>
    </w:p>
    <w:p w:rsidR="000A3D60" w:rsidRDefault="000A3D60">
      <w:pPr>
        <w:rPr>
          <w:rFonts w:ascii="Arial" w:hAnsi="Arial" w:cs="Arial"/>
          <w:sz w:val="28"/>
          <w:szCs w:val="28"/>
        </w:rPr>
      </w:pPr>
      <w:r>
        <w:rPr>
          <w:rFonts w:ascii="Arial" w:hAnsi="Arial" w:cs="Arial"/>
          <w:sz w:val="28"/>
          <w:szCs w:val="28"/>
        </w:rPr>
        <w:t>Air pressure</w:t>
      </w:r>
      <w:r w:rsidR="00AA5CAF" w:rsidRPr="003F6B9E">
        <w:rPr>
          <w:rFonts w:ascii="Arial" w:hAnsi="Arial" w:cs="Arial"/>
          <w:sz w:val="28"/>
          <w:szCs w:val="28"/>
        </w:rPr>
        <w:t xml:space="preserve"> 1 </w:t>
      </w:r>
      <w:r>
        <w:rPr>
          <w:rFonts w:ascii="Arial" w:hAnsi="Arial" w:cs="Arial"/>
          <w:sz w:val="28"/>
          <w:szCs w:val="28"/>
        </w:rPr>
        <w:t>is outside air pressure</w:t>
      </w:r>
      <w:r w:rsidR="00BF1BA6">
        <w:rPr>
          <w:rFonts w:ascii="Arial" w:hAnsi="Arial" w:cs="Arial"/>
          <w:sz w:val="28"/>
          <w:szCs w:val="28"/>
        </w:rPr>
        <w:t xml:space="preserve">, </w:t>
      </w:r>
      <w:r>
        <w:rPr>
          <w:rFonts w:ascii="Arial" w:hAnsi="Arial" w:cs="Arial"/>
          <w:sz w:val="28"/>
          <w:szCs w:val="28"/>
        </w:rPr>
        <w:t xml:space="preserve">there is trough hole pipe </w:t>
      </w:r>
      <w:r w:rsidR="00BF1BA6">
        <w:rPr>
          <w:rFonts w:ascii="Arial" w:hAnsi="Arial" w:cs="Arial"/>
          <w:sz w:val="28"/>
          <w:szCs w:val="28"/>
        </w:rPr>
        <w:t xml:space="preserve">to outside </w:t>
      </w:r>
      <w:r>
        <w:rPr>
          <w:rFonts w:ascii="Arial" w:hAnsi="Arial" w:cs="Arial"/>
          <w:sz w:val="28"/>
          <w:szCs w:val="28"/>
        </w:rPr>
        <w:t xml:space="preserve">in lab </w:t>
      </w:r>
      <w:r w:rsidR="00AA5CAF" w:rsidRPr="003F6B9E">
        <w:rPr>
          <w:rFonts w:ascii="Arial" w:hAnsi="Arial" w:cs="Arial"/>
          <w:sz w:val="28"/>
          <w:szCs w:val="28"/>
        </w:rPr>
        <w:t>A3-17</w:t>
      </w:r>
      <w:r>
        <w:rPr>
          <w:rFonts w:ascii="Arial" w:hAnsi="Arial" w:cs="Arial"/>
          <w:sz w:val="28"/>
          <w:szCs w:val="28"/>
        </w:rPr>
        <w:t xml:space="preserve"> window side</w:t>
      </w:r>
      <w:r w:rsidR="00BF1BA6">
        <w:rPr>
          <w:rFonts w:ascii="Arial" w:hAnsi="Arial" w:cs="Arial"/>
          <w:sz w:val="28"/>
          <w:szCs w:val="28"/>
        </w:rPr>
        <w:t>.</w:t>
      </w:r>
    </w:p>
    <w:p w:rsidR="00AA5CAF" w:rsidRPr="003F6B9E" w:rsidRDefault="000A3D60">
      <w:pPr>
        <w:rPr>
          <w:rFonts w:ascii="Arial" w:hAnsi="Arial" w:cs="Arial"/>
          <w:sz w:val="28"/>
          <w:szCs w:val="28"/>
        </w:rPr>
      </w:pPr>
      <w:r>
        <w:rPr>
          <w:rFonts w:ascii="Arial" w:hAnsi="Arial" w:cs="Arial"/>
          <w:sz w:val="28"/>
          <w:szCs w:val="28"/>
        </w:rPr>
        <w:t>Air pressure 2 inside air pressure in laboratory</w:t>
      </w:r>
      <w:r w:rsidR="00AA5CAF" w:rsidRPr="003F6B9E">
        <w:rPr>
          <w:rFonts w:ascii="Arial" w:hAnsi="Arial" w:cs="Arial"/>
          <w:sz w:val="28"/>
          <w:szCs w:val="28"/>
        </w:rPr>
        <w:t>.</w:t>
      </w:r>
    </w:p>
    <w:p w:rsidR="00AA5CAF" w:rsidRPr="003F6B9E" w:rsidRDefault="00AA5CAF">
      <w:pPr>
        <w:rPr>
          <w:rFonts w:ascii="Arial" w:hAnsi="Arial" w:cs="Arial"/>
          <w:sz w:val="28"/>
          <w:szCs w:val="28"/>
        </w:rPr>
      </w:pPr>
    </w:p>
    <w:p w:rsidR="00AA5CAF" w:rsidRPr="003F6B9E" w:rsidRDefault="00A7395C" w:rsidP="000A3D60">
      <w:pPr>
        <w:pStyle w:val="Heading2"/>
      </w:pPr>
      <w:bookmarkStart w:id="87" w:name="_Toc471836119"/>
      <w:r w:rsidRPr="000A3D60">
        <w:t>Available</w:t>
      </w:r>
      <w:r>
        <w:t xml:space="preserve"> code</w:t>
      </w:r>
      <w:bookmarkEnd w:id="87"/>
    </w:p>
    <w:p w:rsidR="00AA5CAF" w:rsidRPr="003F6B9E" w:rsidRDefault="00AA5CAF">
      <w:pPr>
        <w:rPr>
          <w:rFonts w:ascii="Arial" w:hAnsi="Arial" w:cs="Arial"/>
          <w:sz w:val="28"/>
          <w:szCs w:val="28"/>
        </w:rPr>
      </w:pPr>
    </w:p>
    <w:p w:rsidR="00AA5CAF" w:rsidRPr="003F6B9E" w:rsidRDefault="00A7395C">
      <w:pPr>
        <w:rPr>
          <w:rFonts w:ascii="Arial" w:hAnsi="Arial" w:cs="Arial"/>
          <w:sz w:val="28"/>
          <w:szCs w:val="28"/>
        </w:rPr>
      </w:pPr>
      <w:r>
        <w:rPr>
          <w:rFonts w:ascii="Arial" w:hAnsi="Arial" w:cs="Arial"/>
          <w:sz w:val="28"/>
          <w:szCs w:val="28"/>
        </w:rPr>
        <w:t>Source code for next functions are available to use</w:t>
      </w:r>
      <w:r w:rsidR="00AA5CAF" w:rsidRPr="003F6B9E">
        <w:rPr>
          <w:rFonts w:ascii="Arial" w:hAnsi="Arial" w:cs="Arial"/>
          <w:sz w:val="28"/>
          <w:szCs w:val="28"/>
        </w:rPr>
        <w:t>:</w:t>
      </w:r>
    </w:p>
    <w:p w:rsidR="00A7395C" w:rsidRDefault="00A7395C" w:rsidP="00613043">
      <w:pPr>
        <w:ind w:firstLine="1304"/>
        <w:rPr>
          <w:rFonts w:ascii="Arial" w:hAnsi="Arial" w:cs="Arial"/>
          <w:sz w:val="28"/>
          <w:szCs w:val="28"/>
        </w:rPr>
      </w:pPr>
      <w:r>
        <w:rPr>
          <w:rFonts w:ascii="Arial" w:hAnsi="Arial" w:cs="Arial"/>
          <w:sz w:val="28"/>
          <w:szCs w:val="28"/>
        </w:rPr>
        <w:t xml:space="preserve">Sending message to </w:t>
      </w:r>
      <w:r w:rsidR="00613043" w:rsidRPr="003F6B9E">
        <w:rPr>
          <w:rFonts w:ascii="Arial" w:hAnsi="Arial" w:cs="Arial"/>
          <w:sz w:val="28"/>
          <w:szCs w:val="28"/>
        </w:rPr>
        <w:t xml:space="preserve">Raspberrylle: </w:t>
      </w:r>
    </w:p>
    <w:p w:rsidR="000A3D60" w:rsidRDefault="00613043" w:rsidP="000A3D60">
      <w:pPr>
        <w:pStyle w:val="ListParagraph"/>
        <w:numPr>
          <w:ilvl w:val="0"/>
          <w:numId w:val="10"/>
        </w:numPr>
        <w:rPr>
          <w:rFonts w:ascii="Arial" w:hAnsi="Arial" w:cs="Arial"/>
          <w:sz w:val="28"/>
          <w:szCs w:val="28"/>
        </w:rPr>
      </w:pPr>
      <w:r w:rsidRPr="000A3D60">
        <w:rPr>
          <w:rFonts w:ascii="Arial" w:hAnsi="Arial" w:cs="Arial"/>
          <w:sz w:val="28"/>
          <w:szCs w:val="28"/>
        </w:rPr>
        <w:t>MQTT</w:t>
      </w:r>
      <w:r w:rsidR="000A3D60">
        <w:rPr>
          <w:rFonts w:ascii="Arial" w:hAnsi="Arial" w:cs="Arial"/>
          <w:sz w:val="28"/>
          <w:szCs w:val="28"/>
        </w:rPr>
        <w:t xml:space="preserve"> functions</w:t>
      </w:r>
    </w:p>
    <w:p w:rsidR="00613043" w:rsidRPr="000A3D60" w:rsidRDefault="00613043" w:rsidP="000A3D60">
      <w:pPr>
        <w:pStyle w:val="ListParagraph"/>
        <w:numPr>
          <w:ilvl w:val="0"/>
          <w:numId w:val="10"/>
        </w:numPr>
        <w:rPr>
          <w:rFonts w:ascii="Arial" w:hAnsi="Arial" w:cs="Arial"/>
          <w:sz w:val="28"/>
          <w:szCs w:val="28"/>
        </w:rPr>
      </w:pPr>
      <w:r w:rsidRPr="000A3D60">
        <w:rPr>
          <w:rFonts w:ascii="Arial" w:hAnsi="Arial" w:cs="Arial"/>
          <w:sz w:val="28"/>
          <w:szCs w:val="28"/>
        </w:rPr>
        <w:t xml:space="preserve">Ethernet </w:t>
      </w:r>
      <w:r w:rsidR="000A3D60">
        <w:rPr>
          <w:rFonts w:ascii="Arial" w:hAnsi="Arial" w:cs="Arial"/>
          <w:sz w:val="28"/>
          <w:szCs w:val="28"/>
        </w:rPr>
        <w:t>functions</w:t>
      </w:r>
      <w:r w:rsidRPr="000A3D60">
        <w:rPr>
          <w:rFonts w:ascii="Arial" w:hAnsi="Arial" w:cs="Arial"/>
          <w:sz w:val="28"/>
          <w:szCs w:val="28"/>
        </w:rPr>
        <w:t>:</w:t>
      </w:r>
    </w:p>
    <w:p w:rsidR="00D21984" w:rsidRPr="003F6B9E" w:rsidRDefault="00D21984" w:rsidP="00613043">
      <w:pPr>
        <w:ind w:firstLine="1304"/>
        <w:rPr>
          <w:rFonts w:ascii="Arial" w:hAnsi="Arial" w:cs="Arial"/>
          <w:sz w:val="28"/>
          <w:szCs w:val="28"/>
        </w:rPr>
      </w:pPr>
    </w:p>
    <w:p w:rsidR="00613043" w:rsidRDefault="000A3D60">
      <w:pPr>
        <w:rPr>
          <w:rFonts w:ascii="Arial" w:hAnsi="Arial" w:cs="Arial"/>
          <w:sz w:val="28"/>
          <w:szCs w:val="28"/>
        </w:rPr>
      </w:pPr>
      <w:r>
        <w:rPr>
          <w:rFonts w:ascii="Arial" w:hAnsi="Arial" w:cs="Arial"/>
          <w:sz w:val="28"/>
          <w:szCs w:val="28"/>
        </w:rPr>
        <w:t>Could asked from teacher</w:t>
      </w:r>
      <w:r w:rsidR="00613043" w:rsidRPr="003F6B9E">
        <w:rPr>
          <w:rFonts w:ascii="Arial" w:hAnsi="Arial" w:cs="Arial"/>
          <w:sz w:val="28"/>
          <w:szCs w:val="28"/>
        </w:rPr>
        <w:t>:</w:t>
      </w:r>
    </w:p>
    <w:p w:rsidR="005640EA" w:rsidRPr="003F6B9E" w:rsidRDefault="000A3D60" w:rsidP="005640EA">
      <w:pPr>
        <w:rPr>
          <w:rFonts w:ascii="Arial" w:hAnsi="Arial" w:cs="Arial"/>
          <w:sz w:val="28"/>
          <w:szCs w:val="28"/>
        </w:rPr>
      </w:pPr>
      <w:r>
        <w:rPr>
          <w:rFonts w:ascii="Arial" w:hAnsi="Arial" w:cs="Arial"/>
          <w:sz w:val="28"/>
          <w:szCs w:val="28"/>
        </w:rPr>
        <w:tab/>
        <w:t>Fetch time from internet time server</w:t>
      </w:r>
    </w:p>
    <w:sectPr w:rsidR="005640EA" w:rsidRPr="003F6B9E" w:rsidSect="000D3D12">
      <w:type w:val="continuous"/>
      <w:pgSz w:w="11906" w:h="16838"/>
      <w:pgMar w:top="1417" w:right="1134" w:bottom="1417"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386"/>
    <w:multiLevelType w:val="hybridMultilevel"/>
    <w:tmpl w:val="F5068D42"/>
    <w:lvl w:ilvl="0" w:tplc="040B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A53FD"/>
    <w:multiLevelType w:val="hybridMultilevel"/>
    <w:tmpl w:val="C346FC2E"/>
    <w:lvl w:ilvl="0" w:tplc="040B0017">
      <w:start w:val="1"/>
      <w:numFmt w:val="lowerLetter"/>
      <w:lvlText w:val="%1)"/>
      <w:lvlJc w:val="left"/>
      <w:pPr>
        <w:ind w:left="2024" w:hanging="360"/>
      </w:p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abstractNum w:abstractNumId="2" w15:restartNumberingAfterBreak="0">
    <w:nsid w:val="1CE365F4"/>
    <w:multiLevelType w:val="hybridMultilevel"/>
    <w:tmpl w:val="12A49C6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59D50C4"/>
    <w:multiLevelType w:val="hybridMultilevel"/>
    <w:tmpl w:val="6290CD78"/>
    <w:lvl w:ilvl="0" w:tplc="040B0017">
      <w:start w:val="1"/>
      <w:numFmt w:val="lowerLetter"/>
      <w:lvlText w:val="%1)"/>
      <w:lvlJc w:val="left"/>
      <w:pPr>
        <w:ind w:left="1664" w:hanging="360"/>
      </w:pPr>
    </w:lvl>
    <w:lvl w:ilvl="1" w:tplc="040B0019" w:tentative="1">
      <w:start w:val="1"/>
      <w:numFmt w:val="lowerLetter"/>
      <w:lvlText w:val="%2."/>
      <w:lvlJc w:val="left"/>
      <w:pPr>
        <w:ind w:left="2384" w:hanging="360"/>
      </w:pPr>
    </w:lvl>
    <w:lvl w:ilvl="2" w:tplc="040B001B" w:tentative="1">
      <w:start w:val="1"/>
      <w:numFmt w:val="lowerRoman"/>
      <w:lvlText w:val="%3."/>
      <w:lvlJc w:val="right"/>
      <w:pPr>
        <w:ind w:left="3104" w:hanging="180"/>
      </w:pPr>
    </w:lvl>
    <w:lvl w:ilvl="3" w:tplc="040B000F" w:tentative="1">
      <w:start w:val="1"/>
      <w:numFmt w:val="decimal"/>
      <w:lvlText w:val="%4."/>
      <w:lvlJc w:val="left"/>
      <w:pPr>
        <w:ind w:left="3824" w:hanging="360"/>
      </w:pPr>
    </w:lvl>
    <w:lvl w:ilvl="4" w:tplc="040B0019" w:tentative="1">
      <w:start w:val="1"/>
      <w:numFmt w:val="lowerLetter"/>
      <w:lvlText w:val="%5."/>
      <w:lvlJc w:val="left"/>
      <w:pPr>
        <w:ind w:left="4544" w:hanging="360"/>
      </w:pPr>
    </w:lvl>
    <w:lvl w:ilvl="5" w:tplc="040B001B" w:tentative="1">
      <w:start w:val="1"/>
      <w:numFmt w:val="lowerRoman"/>
      <w:lvlText w:val="%6."/>
      <w:lvlJc w:val="right"/>
      <w:pPr>
        <w:ind w:left="5264" w:hanging="180"/>
      </w:pPr>
    </w:lvl>
    <w:lvl w:ilvl="6" w:tplc="040B000F" w:tentative="1">
      <w:start w:val="1"/>
      <w:numFmt w:val="decimal"/>
      <w:lvlText w:val="%7."/>
      <w:lvlJc w:val="left"/>
      <w:pPr>
        <w:ind w:left="5984" w:hanging="360"/>
      </w:pPr>
    </w:lvl>
    <w:lvl w:ilvl="7" w:tplc="040B0019" w:tentative="1">
      <w:start w:val="1"/>
      <w:numFmt w:val="lowerLetter"/>
      <w:lvlText w:val="%8."/>
      <w:lvlJc w:val="left"/>
      <w:pPr>
        <w:ind w:left="6704" w:hanging="360"/>
      </w:pPr>
    </w:lvl>
    <w:lvl w:ilvl="8" w:tplc="040B001B" w:tentative="1">
      <w:start w:val="1"/>
      <w:numFmt w:val="lowerRoman"/>
      <w:lvlText w:val="%9."/>
      <w:lvlJc w:val="right"/>
      <w:pPr>
        <w:ind w:left="7424" w:hanging="180"/>
      </w:pPr>
    </w:lvl>
  </w:abstractNum>
  <w:abstractNum w:abstractNumId="4" w15:restartNumberingAfterBreak="0">
    <w:nsid w:val="46ED445A"/>
    <w:multiLevelType w:val="hybridMultilevel"/>
    <w:tmpl w:val="ED2A240C"/>
    <w:lvl w:ilvl="0" w:tplc="040B0017">
      <w:start w:val="1"/>
      <w:numFmt w:val="lowerLetter"/>
      <w:lvlText w:val="%1)"/>
      <w:lvlJc w:val="left"/>
      <w:pPr>
        <w:ind w:left="2024" w:hanging="360"/>
      </w:p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abstractNum w:abstractNumId="5" w15:restartNumberingAfterBreak="0">
    <w:nsid w:val="4CC278F2"/>
    <w:multiLevelType w:val="multilevel"/>
    <w:tmpl w:val="7E32CE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64E3DB3"/>
    <w:multiLevelType w:val="hybridMultilevel"/>
    <w:tmpl w:val="734486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5CF44F99"/>
    <w:multiLevelType w:val="hybridMultilevel"/>
    <w:tmpl w:val="1C3C8E4E"/>
    <w:lvl w:ilvl="0" w:tplc="DAE28A60">
      <w:start w:val="2"/>
      <w:numFmt w:val="bullet"/>
      <w:lvlText w:val="-"/>
      <w:lvlJc w:val="left"/>
      <w:pPr>
        <w:ind w:left="2968" w:hanging="360"/>
      </w:pPr>
      <w:rPr>
        <w:rFonts w:ascii="Arial" w:eastAsiaTheme="minorHAnsi" w:hAnsi="Arial" w:cs="Aria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8" w15:restartNumberingAfterBreak="0">
    <w:nsid w:val="656234E4"/>
    <w:multiLevelType w:val="multilevel"/>
    <w:tmpl w:val="B17690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F04648"/>
    <w:multiLevelType w:val="hybridMultilevel"/>
    <w:tmpl w:val="F6022B58"/>
    <w:lvl w:ilvl="0" w:tplc="040B0001">
      <w:start w:val="1"/>
      <w:numFmt w:val="bullet"/>
      <w:lvlText w:val=""/>
      <w:lvlJc w:val="left"/>
      <w:pPr>
        <w:ind w:left="1296" w:hanging="360"/>
      </w:pPr>
      <w:rPr>
        <w:rFonts w:ascii="Symbol" w:hAnsi="Symbol" w:hint="default"/>
      </w:rPr>
    </w:lvl>
    <w:lvl w:ilvl="1" w:tplc="040B0003" w:tentative="1">
      <w:start w:val="1"/>
      <w:numFmt w:val="bullet"/>
      <w:lvlText w:val="o"/>
      <w:lvlJc w:val="left"/>
      <w:pPr>
        <w:ind w:left="2016" w:hanging="360"/>
      </w:pPr>
      <w:rPr>
        <w:rFonts w:ascii="Courier New" w:hAnsi="Courier New" w:cs="Courier New" w:hint="default"/>
      </w:rPr>
    </w:lvl>
    <w:lvl w:ilvl="2" w:tplc="040B0005" w:tentative="1">
      <w:start w:val="1"/>
      <w:numFmt w:val="bullet"/>
      <w:lvlText w:val=""/>
      <w:lvlJc w:val="left"/>
      <w:pPr>
        <w:ind w:left="2736" w:hanging="360"/>
      </w:pPr>
      <w:rPr>
        <w:rFonts w:ascii="Wingdings" w:hAnsi="Wingdings" w:hint="default"/>
      </w:rPr>
    </w:lvl>
    <w:lvl w:ilvl="3" w:tplc="040B0001" w:tentative="1">
      <w:start w:val="1"/>
      <w:numFmt w:val="bullet"/>
      <w:lvlText w:val=""/>
      <w:lvlJc w:val="left"/>
      <w:pPr>
        <w:ind w:left="3456" w:hanging="360"/>
      </w:pPr>
      <w:rPr>
        <w:rFonts w:ascii="Symbol" w:hAnsi="Symbol" w:hint="default"/>
      </w:rPr>
    </w:lvl>
    <w:lvl w:ilvl="4" w:tplc="040B0003" w:tentative="1">
      <w:start w:val="1"/>
      <w:numFmt w:val="bullet"/>
      <w:lvlText w:val="o"/>
      <w:lvlJc w:val="left"/>
      <w:pPr>
        <w:ind w:left="4176" w:hanging="360"/>
      </w:pPr>
      <w:rPr>
        <w:rFonts w:ascii="Courier New" w:hAnsi="Courier New" w:cs="Courier New" w:hint="default"/>
      </w:rPr>
    </w:lvl>
    <w:lvl w:ilvl="5" w:tplc="040B0005" w:tentative="1">
      <w:start w:val="1"/>
      <w:numFmt w:val="bullet"/>
      <w:lvlText w:val=""/>
      <w:lvlJc w:val="left"/>
      <w:pPr>
        <w:ind w:left="4896" w:hanging="360"/>
      </w:pPr>
      <w:rPr>
        <w:rFonts w:ascii="Wingdings" w:hAnsi="Wingdings" w:hint="default"/>
      </w:rPr>
    </w:lvl>
    <w:lvl w:ilvl="6" w:tplc="040B0001" w:tentative="1">
      <w:start w:val="1"/>
      <w:numFmt w:val="bullet"/>
      <w:lvlText w:val=""/>
      <w:lvlJc w:val="left"/>
      <w:pPr>
        <w:ind w:left="5616" w:hanging="360"/>
      </w:pPr>
      <w:rPr>
        <w:rFonts w:ascii="Symbol" w:hAnsi="Symbol" w:hint="default"/>
      </w:rPr>
    </w:lvl>
    <w:lvl w:ilvl="7" w:tplc="040B0003" w:tentative="1">
      <w:start w:val="1"/>
      <w:numFmt w:val="bullet"/>
      <w:lvlText w:val="o"/>
      <w:lvlJc w:val="left"/>
      <w:pPr>
        <w:ind w:left="6336" w:hanging="360"/>
      </w:pPr>
      <w:rPr>
        <w:rFonts w:ascii="Courier New" w:hAnsi="Courier New" w:cs="Courier New" w:hint="default"/>
      </w:rPr>
    </w:lvl>
    <w:lvl w:ilvl="8" w:tplc="040B0005" w:tentative="1">
      <w:start w:val="1"/>
      <w:numFmt w:val="bullet"/>
      <w:lvlText w:val=""/>
      <w:lvlJc w:val="left"/>
      <w:pPr>
        <w:ind w:left="7056" w:hanging="360"/>
      </w:pPr>
      <w:rPr>
        <w:rFonts w:ascii="Wingdings" w:hAnsi="Wingdings" w:hint="default"/>
      </w:rPr>
    </w:lvl>
  </w:abstractNum>
  <w:abstractNum w:abstractNumId="10" w15:restartNumberingAfterBreak="0">
    <w:nsid w:val="785117F2"/>
    <w:multiLevelType w:val="hybridMultilevel"/>
    <w:tmpl w:val="B84CDC9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7A3D493B"/>
    <w:multiLevelType w:val="hybridMultilevel"/>
    <w:tmpl w:val="4A10D8AC"/>
    <w:lvl w:ilvl="0" w:tplc="2FE248DE">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7F02509A"/>
    <w:multiLevelType w:val="hybridMultilevel"/>
    <w:tmpl w:val="D2E680BA"/>
    <w:lvl w:ilvl="0" w:tplc="040B0017">
      <w:start w:val="1"/>
      <w:numFmt w:val="lowerLetter"/>
      <w:lvlText w:val="%1)"/>
      <w:lvlJc w:val="left"/>
      <w:pPr>
        <w:ind w:left="1296" w:hanging="360"/>
      </w:pPr>
      <w:rPr>
        <w:rFonts w:hint="default"/>
      </w:rPr>
    </w:lvl>
    <w:lvl w:ilvl="1" w:tplc="040B0003" w:tentative="1">
      <w:start w:val="1"/>
      <w:numFmt w:val="bullet"/>
      <w:lvlText w:val="o"/>
      <w:lvlJc w:val="left"/>
      <w:pPr>
        <w:ind w:left="2016" w:hanging="360"/>
      </w:pPr>
      <w:rPr>
        <w:rFonts w:ascii="Courier New" w:hAnsi="Courier New" w:cs="Courier New" w:hint="default"/>
      </w:rPr>
    </w:lvl>
    <w:lvl w:ilvl="2" w:tplc="040B0005" w:tentative="1">
      <w:start w:val="1"/>
      <w:numFmt w:val="bullet"/>
      <w:lvlText w:val=""/>
      <w:lvlJc w:val="left"/>
      <w:pPr>
        <w:ind w:left="2736" w:hanging="360"/>
      </w:pPr>
      <w:rPr>
        <w:rFonts w:ascii="Wingdings" w:hAnsi="Wingdings" w:hint="default"/>
      </w:rPr>
    </w:lvl>
    <w:lvl w:ilvl="3" w:tplc="040B0001" w:tentative="1">
      <w:start w:val="1"/>
      <w:numFmt w:val="bullet"/>
      <w:lvlText w:val=""/>
      <w:lvlJc w:val="left"/>
      <w:pPr>
        <w:ind w:left="3456" w:hanging="360"/>
      </w:pPr>
      <w:rPr>
        <w:rFonts w:ascii="Symbol" w:hAnsi="Symbol" w:hint="default"/>
      </w:rPr>
    </w:lvl>
    <w:lvl w:ilvl="4" w:tplc="040B0003" w:tentative="1">
      <w:start w:val="1"/>
      <w:numFmt w:val="bullet"/>
      <w:lvlText w:val="o"/>
      <w:lvlJc w:val="left"/>
      <w:pPr>
        <w:ind w:left="4176" w:hanging="360"/>
      </w:pPr>
      <w:rPr>
        <w:rFonts w:ascii="Courier New" w:hAnsi="Courier New" w:cs="Courier New" w:hint="default"/>
      </w:rPr>
    </w:lvl>
    <w:lvl w:ilvl="5" w:tplc="040B0005" w:tentative="1">
      <w:start w:val="1"/>
      <w:numFmt w:val="bullet"/>
      <w:lvlText w:val=""/>
      <w:lvlJc w:val="left"/>
      <w:pPr>
        <w:ind w:left="4896" w:hanging="360"/>
      </w:pPr>
      <w:rPr>
        <w:rFonts w:ascii="Wingdings" w:hAnsi="Wingdings" w:hint="default"/>
      </w:rPr>
    </w:lvl>
    <w:lvl w:ilvl="6" w:tplc="040B0001" w:tentative="1">
      <w:start w:val="1"/>
      <w:numFmt w:val="bullet"/>
      <w:lvlText w:val=""/>
      <w:lvlJc w:val="left"/>
      <w:pPr>
        <w:ind w:left="5616" w:hanging="360"/>
      </w:pPr>
      <w:rPr>
        <w:rFonts w:ascii="Symbol" w:hAnsi="Symbol" w:hint="default"/>
      </w:rPr>
    </w:lvl>
    <w:lvl w:ilvl="7" w:tplc="040B0003" w:tentative="1">
      <w:start w:val="1"/>
      <w:numFmt w:val="bullet"/>
      <w:lvlText w:val="o"/>
      <w:lvlJc w:val="left"/>
      <w:pPr>
        <w:ind w:left="6336" w:hanging="360"/>
      </w:pPr>
      <w:rPr>
        <w:rFonts w:ascii="Courier New" w:hAnsi="Courier New" w:cs="Courier New" w:hint="default"/>
      </w:rPr>
    </w:lvl>
    <w:lvl w:ilvl="8" w:tplc="040B0005" w:tentative="1">
      <w:start w:val="1"/>
      <w:numFmt w:val="bullet"/>
      <w:lvlText w:val=""/>
      <w:lvlJc w:val="left"/>
      <w:pPr>
        <w:ind w:left="7056" w:hanging="360"/>
      </w:pPr>
      <w:rPr>
        <w:rFonts w:ascii="Wingdings" w:hAnsi="Wingdings" w:hint="default"/>
      </w:rPr>
    </w:lvl>
  </w:abstractNum>
  <w:num w:numId="1">
    <w:abstractNumId w:val="2"/>
  </w:num>
  <w:num w:numId="2">
    <w:abstractNumId w:val="10"/>
  </w:num>
  <w:num w:numId="3">
    <w:abstractNumId w:val="11"/>
  </w:num>
  <w:num w:numId="4">
    <w:abstractNumId w:val="5"/>
  </w:num>
  <w:num w:numId="5">
    <w:abstractNumId w:val="6"/>
  </w:num>
  <w:num w:numId="6">
    <w:abstractNumId w:val="8"/>
  </w:num>
  <w:num w:numId="7">
    <w:abstractNumId w:val="9"/>
  </w:num>
  <w:num w:numId="8">
    <w:abstractNumId w:val="3"/>
  </w:num>
  <w:num w:numId="9">
    <w:abstractNumId w:val="12"/>
  </w:num>
  <w:num w:numId="10">
    <w:abstractNumId w:val="7"/>
  </w:num>
  <w:num w:numId="11">
    <w:abstractNumId w:val="0"/>
  </w:num>
  <w:num w:numId="12">
    <w:abstractNumId w:val="4"/>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sa Kunnari">
    <w15:presenceInfo w15:providerId="AD" w15:userId="S-1-5-21-299502267-1343024091-682003330-48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F8F"/>
    <w:rsid w:val="00000FA7"/>
    <w:rsid w:val="000018E5"/>
    <w:rsid w:val="00001C68"/>
    <w:rsid w:val="00011C1D"/>
    <w:rsid w:val="000132D5"/>
    <w:rsid w:val="00015AB0"/>
    <w:rsid w:val="00023127"/>
    <w:rsid w:val="00023CF8"/>
    <w:rsid w:val="00042851"/>
    <w:rsid w:val="00051BFC"/>
    <w:rsid w:val="000614E9"/>
    <w:rsid w:val="00064163"/>
    <w:rsid w:val="0006761A"/>
    <w:rsid w:val="0007336E"/>
    <w:rsid w:val="00076170"/>
    <w:rsid w:val="00084B1D"/>
    <w:rsid w:val="000907BF"/>
    <w:rsid w:val="00091557"/>
    <w:rsid w:val="000965FC"/>
    <w:rsid w:val="000A0D99"/>
    <w:rsid w:val="000A31AA"/>
    <w:rsid w:val="000A3D60"/>
    <w:rsid w:val="000A7E2B"/>
    <w:rsid w:val="000B08E6"/>
    <w:rsid w:val="000B2796"/>
    <w:rsid w:val="000B558C"/>
    <w:rsid w:val="000B5F4D"/>
    <w:rsid w:val="000B64FB"/>
    <w:rsid w:val="000D3D12"/>
    <w:rsid w:val="000D58A6"/>
    <w:rsid w:val="000F04A8"/>
    <w:rsid w:val="000F3F15"/>
    <w:rsid w:val="00127305"/>
    <w:rsid w:val="0012778D"/>
    <w:rsid w:val="001317A1"/>
    <w:rsid w:val="00131A50"/>
    <w:rsid w:val="00133D08"/>
    <w:rsid w:val="00140F77"/>
    <w:rsid w:val="001469ED"/>
    <w:rsid w:val="00147287"/>
    <w:rsid w:val="001472D3"/>
    <w:rsid w:val="00147DFB"/>
    <w:rsid w:val="00152C67"/>
    <w:rsid w:val="00161CC6"/>
    <w:rsid w:val="00173D4D"/>
    <w:rsid w:val="00173E6A"/>
    <w:rsid w:val="00192038"/>
    <w:rsid w:val="00192D51"/>
    <w:rsid w:val="0019571A"/>
    <w:rsid w:val="00196BB3"/>
    <w:rsid w:val="001A33A1"/>
    <w:rsid w:val="001A5451"/>
    <w:rsid w:val="001A701C"/>
    <w:rsid w:val="001B1717"/>
    <w:rsid w:val="001D3F92"/>
    <w:rsid w:val="001D5A06"/>
    <w:rsid w:val="001D73A1"/>
    <w:rsid w:val="001F0358"/>
    <w:rsid w:val="001F1E46"/>
    <w:rsid w:val="001F50C0"/>
    <w:rsid w:val="00200492"/>
    <w:rsid w:val="00214157"/>
    <w:rsid w:val="0022480B"/>
    <w:rsid w:val="002316C0"/>
    <w:rsid w:val="00232D51"/>
    <w:rsid w:val="00235479"/>
    <w:rsid w:val="00243B26"/>
    <w:rsid w:val="002441E8"/>
    <w:rsid w:val="002465B8"/>
    <w:rsid w:val="00256E8B"/>
    <w:rsid w:val="0027264C"/>
    <w:rsid w:val="00281055"/>
    <w:rsid w:val="00283693"/>
    <w:rsid w:val="00285B2A"/>
    <w:rsid w:val="002974AD"/>
    <w:rsid w:val="002A158F"/>
    <w:rsid w:val="002A5444"/>
    <w:rsid w:val="002B2FDA"/>
    <w:rsid w:val="002B50B4"/>
    <w:rsid w:val="002B5D0C"/>
    <w:rsid w:val="002E73A4"/>
    <w:rsid w:val="002F3B91"/>
    <w:rsid w:val="002F47AE"/>
    <w:rsid w:val="00310AC7"/>
    <w:rsid w:val="00312B7A"/>
    <w:rsid w:val="00312D2E"/>
    <w:rsid w:val="003168D3"/>
    <w:rsid w:val="00317F3D"/>
    <w:rsid w:val="00326E01"/>
    <w:rsid w:val="00332020"/>
    <w:rsid w:val="003368B9"/>
    <w:rsid w:val="00337FB1"/>
    <w:rsid w:val="00340468"/>
    <w:rsid w:val="003432C6"/>
    <w:rsid w:val="0034486D"/>
    <w:rsid w:val="00344EE0"/>
    <w:rsid w:val="00346733"/>
    <w:rsid w:val="00353BD4"/>
    <w:rsid w:val="00363CF5"/>
    <w:rsid w:val="00365F47"/>
    <w:rsid w:val="003662B6"/>
    <w:rsid w:val="0038119E"/>
    <w:rsid w:val="003844AB"/>
    <w:rsid w:val="003918BC"/>
    <w:rsid w:val="003B1082"/>
    <w:rsid w:val="003B3A7B"/>
    <w:rsid w:val="003B7841"/>
    <w:rsid w:val="003C2CC1"/>
    <w:rsid w:val="003C7685"/>
    <w:rsid w:val="003D262B"/>
    <w:rsid w:val="003D70F6"/>
    <w:rsid w:val="003E6507"/>
    <w:rsid w:val="003E754E"/>
    <w:rsid w:val="003F6B9E"/>
    <w:rsid w:val="00410A13"/>
    <w:rsid w:val="004175E1"/>
    <w:rsid w:val="0042318C"/>
    <w:rsid w:val="00425209"/>
    <w:rsid w:val="00426B82"/>
    <w:rsid w:val="00433042"/>
    <w:rsid w:val="00437F26"/>
    <w:rsid w:val="00440A5C"/>
    <w:rsid w:val="0044299E"/>
    <w:rsid w:val="00444EAA"/>
    <w:rsid w:val="004462D4"/>
    <w:rsid w:val="00446962"/>
    <w:rsid w:val="004543A8"/>
    <w:rsid w:val="00457B35"/>
    <w:rsid w:val="004607E1"/>
    <w:rsid w:val="00460F5A"/>
    <w:rsid w:val="00462F6A"/>
    <w:rsid w:val="004654AB"/>
    <w:rsid w:val="00470A71"/>
    <w:rsid w:val="00475918"/>
    <w:rsid w:val="004765A3"/>
    <w:rsid w:val="00485AD5"/>
    <w:rsid w:val="00490031"/>
    <w:rsid w:val="00491D87"/>
    <w:rsid w:val="00493312"/>
    <w:rsid w:val="004A1F8F"/>
    <w:rsid w:val="004A20CD"/>
    <w:rsid w:val="004A777F"/>
    <w:rsid w:val="004B3AD1"/>
    <w:rsid w:val="004B6C8B"/>
    <w:rsid w:val="004D3386"/>
    <w:rsid w:val="004E2A8F"/>
    <w:rsid w:val="004E4394"/>
    <w:rsid w:val="004F104E"/>
    <w:rsid w:val="004F249C"/>
    <w:rsid w:val="00511657"/>
    <w:rsid w:val="00512346"/>
    <w:rsid w:val="00513075"/>
    <w:rsid w:val="0052392B"/>
    <w:rsid w:val="00527CFA"/>
    <w:rsid w:val="00531958"/>
    <w:rsid w:val="005319A8"/>
    <w:rsid w:val="00545B80"/>
    <w:rsid w:val="005463E8"/>
    <w:rsid w:val="00553379"/>
    <w:rsid w:val="00553390"/>
    <w:rsid w:val="005640EA"/>
    <w:rsid w:val="00567973"/>
    <w:rsid w:val="00571265"/>
    <w:rsid w:val="005726FD"/>
    <w:rsid w:val="00581F39"/>
    <w:rsid w:val="00594465"/>
    <w:rsid w:val="00594E93"/>
    <w:rsid w:val="00597E3B"/>
    <w:rsid w:val="005A073F"/>
    <w:rsid w:val="005A251A"/>
    <w:rsid w:val="005A65D2"/>
    <w:rsid w:val="005C257C"/>
    <w:rsid w:val="005F4313"/>
    <w:rsid w:val="00604A93"/>
    <w:rsid w:val="00605EF9"/>
    <w:rsid w:val="00607469"/>
    <w:rsid w:val="00613043"/>
    <w:rsid w:val="00621389"/>
    <w:rsid w:val="00621839"/>
    <w:rsid w:val="00623FF7"/>
    <w:rsid w:val="00626C5D"/>
    <w:rsid w:val="00626E7A"/>
    <w:rsid w:val="00640B22"/>
    <w:rsid w:val="00641351"/>
    <w:rsid w:val="00641B7D"/>
    <w:rsid w:val="006475A4"/>
    <w:rsid w:val="00650F25"/>
    <w:rsid w:val="00670339"/>
    <w:rsid w:val="00680284"/>
    <w:rsid w:val="00680644"/>
    <w:rsid w:val="00682061"/>
    <w:rsid w:val="006847AC"/>
    <w:rsid w:val="006847B5"/>
    <w:rsid w:val="00685233"/>
    <w:rsid w:val="00693F23"/>
    <w:rsid w:val="00697B82"/>
    <w:rsid w:val="006B1AB0"/>
    <w:rsid w:val="006B2CF2"/>
    <w:rsid w:val="006B56C5"/>
    <w:rsid w:val="006D1D62"/>
    <w:rsid w:val="006D34BE"/>
    <w:rsid w:val="006D5E13"/>
    <w:rsid w:val="006E039C"/>
    <w:rsid w:val="006E41FC"/>
    <w:rsid w:val="006E5358"/>
    <w:rsid w:val="006F1FCD"/>
    <w:rsid w:val="006F52EF"/>
    <w:rsid w:val="00704DA6"/>
    <w:rsid w:val="0070613A"/>
    <w:rsid w:val="00707399"/>
    <w:rsid w:val="007109A0"/>
    <w:rsid w:val="00710D1B"/>
    <w:rsid w:val="007159CB"/>
    <w:rsid w:val="00734656"/>
    <w:rsid w:val="0073468F"/>
    <w:rsid w:val="0075280A"/>
    <w:rsid w:val="00753EB2"/>
    <w:rsid w:val="007554C5"/>
    <w:rsid w:val="00762CDC"/>
    <w:rsid w:val="00773B33"/>
    <w:rsid w:val="007815DA"/>
    <w:rsid w:val="00782092"/>
    <w:rsid w:val="00795A88"/>
    <w:rsid w:val="007C0C13"/>
    <w:rsid w:val="007C408A"/>
    <w:rsid w:val="007D12CE"/>
    <w:rsid w:val="007D40B3"/>
    <w:rsid w:val="007D48C6"/>
    <w:rsid w:val="007E6C48"/>
    <w:rsid w:val="007F313A"/>
    <w:rsid w:val="007F3A4A"/>
    <w:rsid w:val="007F6F32"/>
    <w:rsid w:val="007F7410"/>
    <w:rsid w:val="00801C64"/>
    <w:rsid w:val="00804196"/>
    <w:rsid w:val="00826E49"/>
    <w:rsid w:val="0083449F"/>
    <w:rsid w:val="00843F4A"/>
    <w:rsid w:val="0084417A"/>
    <w:rsid w:val="00864BA9"/>
    <w:rsid w:val="0086675A"/>
    <w:rsid w:val="00873204"/>
    <w:rsid w:val="00882200"/>
    <w:rsid w:val="008834FD"/>
    <w:rsid w:val="00887FF1"/>
    <w:rsid w:val="00890AFD"/>
    <w:rsid w:val="00892048"/>
    <w:rsid w:val="00892694"/>
    <w:rsid w:val="008929C3"/>
    <w:rsid w:val="00894692"/>
    <w:rsid w:val="008A5C3A"/>
    <w:rsid w:val="008A7BFA"/>
    <w:rsid w:val="008B3774"/>
    <w:rsid w:val="008C08ED"/>
    <w:rsid w:val="008E1AA1"/>
    <w:rsid w:val="008E3223"/>
    <w:rsid w:val="008E59AE"/>
    <w:rsid w:val="008F3157"/>
    <w:rsid w:val="009114B5"/>
    <w:rsid w:val="00944976"/>
    <w:rsid w:val="0095128D"/>
    <w:rsid w:val="00952DA9"/>
    <w:rsid w:val="00955AC9"/>
    <w:rsid w:val="00966701"/>
    <w:rsid w:val="00981E5F"/>
    <w:rsid w:val="009856A6"/>
    <w:rsid w:val="00991366"/>
    <w:rsid w:val="009921B2"/>
    <w:rsid w:val="009A202B"/>
    <w:rsid w:val="009B02DC"/>
    <w:rsid w:val="009B337C"/>
    <w:rsid w:val="009B6FA5"/>
    <w:rsid w:val="009D10BA"/>
    <w:rsid w:val="009D55BA"/>
    <w:rsid w:val="009D6912"/>
    <w:rsid w:val="009F03A3"/>
    <w:rsid w:val="009F09C7"/>
    <w:rsid w:val="009F43EB"/>
    <w:rsid w:val="00A01715"/>
    <w:rsid w:val="00A06AA5"/>
    <w:rsid w:val="00A1279F"/>
    <w:rsid w:val="00A15A4A"/>
    <w:rsid w:val="00A206BA"/>
    <w:rsid w:val="00A21ABF"/>
    <w:rsid w:val="00A35DD2"/>
    <w:rsid w:val="00A52AD3"/>
    <w:rsid w:val="00A5365F"/>
    <w:rsid w:val="00A5592F"/>
    <w:rsid w:val="00A62624"/>
    <w:rsid w:val="00A64C0C"/>
    <w:rsid w:val="00A7395C"/>
    <w:rsid w:val="00AA5CAF"/>
    <w:rsid w:val="00AD00CA"/>
    <w:rsid w:val="00AD7421"/>
    <w:rsid w:val="00AF5756"/>
    <w:rsid w:val="00AF6C7A"/>
    <w:rsid w:val="00B00094"/>
    <w:rsid w:val="00B01544"/>
    <w:rsid w:val="00B01CD6"/>
    <w:rsid w:val="00B03D44"/>
    <w:rsid w:val="00B112DF"/>
    <w:rsid w:val="00B117E0"/>
    <w:rsid w:val="00B30474"/>
    <w:rsid w:val="00B42DDD"/>
    <w:rsid w:val="00B73772"/>
    <w:rsid w:val="00B812EE"/>
    <w:rsid w:val="00B86989"/>
    <w:rsid w:val="00B92630"/>
    <w:rsid w:val="00B930FC"/>
    <w:rsid w:val="00B93665"/>
    <w:rsid w:val="00BA577F"/>
    <w:rsid w:val="00BB38FC"/>
    <w:rsid w:val="00BB6861"/>
    <w:rsid w:val="00BE2F1E"/>
    <w:rsid w:val="00BF1BA6"/>
    <w:rsid w:val="00BF217E"/>
    <w:rsid w:val="00BF701E"/>
    <w:rsid w:val="00C059C8"/>
    <w:rsid w:val="00C07006"/>
    <w:rsid w:val="00C0780C"/>
    <w:rsid w:val="00C13097"/>
    <w:rsid w:val="00C201E6"/>
    <w:rsid w:val="00C21325"/>
    <w:rsid w:val="00C26EED"/>
    <w:rsid w:val="00C37BE2"/>
    <w:rsid w:val="00C40FEC"/>
    <w:rsid w:val="00C672FE"/>
    <w:rsid w:val="00C74619"/>
    <w:rsid w:val="00C77478"/>
    <w:rsid w:val="00C777E4"/>
    <w:rsid w:val="00C84D0A"/>
    <w:rsid w:val="00C92102"/>
    <w:rsid w:val="00C92297"/>
    <w:rsid w:val="00CB7C49"/>
    <w:rsid w:val="00CD0B42"/>
    <w:rsid w:val="00CE2BF1"/>
    <w:rsid w:val="00CF15CF"/>
    <w:rsid w:val="00D02CBC"/>
    <w:rsid w:val="00D15367"/>
    <w:rsid w:val="00D20C23"/>
    <w:rsid w:val="00D21984"/>
    <w:rsid w:val="00D3533E"/>
    <w:rsid w:val="00D37CF0"/>
    <w:rsid w:val="00D40C35"/>
    <w:rsid w:val="00D51356"/>
    <w:rsid w:val="00D60F69"/>
    <w:rsid w:val="00D623BB"/>
    <w:rsid w:val="00D71AEC"/>
    <w:rsid w:val="00D72A29"/>
    <w:rsid w:val="00D84876"/>
    <w:rsid w:val="00D95E6F"/>
    <w:rsid w:val="00DA3920"/>
    <w:rsid w:val="00DB6AD7"/>
    <w:rsid w:val="00DB7D5C"/>
    <w:rsid w:val="00DC7609"/>
    <w:rsid w:val="00DD6C37"/>
    <w:rsid w:val="00DE2E47"/>
    <w:rsid w:val="00E0257C"/>
    <w:rsid w:val="00E02E4D"/>
    <w:rsid w:val="00E048CB"/>
    <w:rsid w:val="00E11107"/>
    <w:rsid w:val="00E115B9"/>
    <w:rsid w:val="00E216C3"/>
    <w:rsid w:val="00E24ECF"/>
    <w:rsid w:val="00E252C7"/>
    <w:rsid w:val="00E310AA"/>
    <w:rsid w:val="00E31FE8"/>
    <w:rsid w:val="00E41677"/>
    <w:rsid w:val="00E458B3"/>
    <w:rsid w:val="00E52475"/>
    <w:rsid w:val="00E55C85"/>
    <w:rsid w:val="00E7191D"/>
    <w:rsid w:val="00E722B9"/>
    <w:rsid w:val="00E73C46"/>
    <w:rsid w:val="00E90DBA"/>
    <w:rsid w:val="00EA360F"/>
    <w:rsid w:val="00EB6C5E"/>
    <w:rsid w:val="00EC57CC"/>
    <w:rsid w:val="00EC5EFC"/>
    <w:rsid w:val="00ED2148"/>
    <w:rsid w:val="00EE39CA"/>
    <w:rsid w:val="00EF094A"/>
    <w:rsid w:val="00EF2A61"/>
    <w:rsid w:val="00EF5980"/>
    <w:rsid w:val="00F109BD"/>
    <w:rsid w:val="00F10FD4"/>
    <w:rsid w:val="00F11C51"/>
    <w:rsid w:val="00F1506F"/>
    <w:rsid w:val="00F17FBE"/>
    <w:rsid w:val="00F31B9A"/>
    <w:rsid w:val="00F32A9E"/>
    <w:rsid w:val="00F33F0E"/>
    <w:rsid w:val="00F37F58"/>
    <w:rsid w:val="00F523B7"/>
    <w:rsid w:val="00F525DC"/>
    <w:rsid w:val="00F52A25"/>
    <w:rsid w:val="00F55F8F"/>
    <w:rsid w:val="00F61300"/>
    <w:rsid w:val="00F70C2E"/>
    <w:rsid w:val="00F77A17"/>
    <w:rsid w:val="00F82908"/>
    <w:rsid w:val="00F83DE6"/>
    <w:rsid w:val="00F850D2"/>
    <w:rsid w:val="00F97BC7"/>
    <w:rsid w:val="00FB0A58"/>
    <w:rsid w:val="00FB1B10"/>
    <w:rsid w:val="00FD5FD9"/>
    <w:rsid w:val="00FD79E3"/>
    <w:rsid w:val="00FE6B50"/>
    <w:rsid w:val="00FE7691"/>
    <w:rsid w:val="00FF05B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FE352D-B658-49FD-8F24-D63264E4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B2A"/>
    <w:rPr>
      <w:lang w:val="en-US"/>
    </w:rPr>
  </w:style>
  <w:style w:type="paragraph" w:styleId="Heading1">
    <w:name w:val="heading 1"/>
    <w:basedOn w:val="Normal"/>
    <w:next w:val="Normal"/>
    <w:link w:val="Heading1Char"/>
    <w:uiPriority w:val="9"/>
    <w:qFormat/>
    <w:rsid w:val="00531958"/>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D60"/>
    <w:pPr>
      <w:keepNext/>
      <w:keepLines/>
      <w:numPr>
        <w:ilvl w:val="1"/>
        <w:numId w:val="6"/>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3C2CC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2630"/>
    <w:pPr>
      <w:keepNext/>
      <w:keepLines/>
      <w:numPr>
        <w:ilvl w:val="3"/>
        <w:numId w:val="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9263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9263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9263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9263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263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F8F"/>
    <w:rPr>
      <w:rFonts w:ascii="Tahoma" w:hAnsi="Tahoma" w:cs="Tahoma"/>
      <w:sz w:val="16"/>
      <w:szCs w:val="16"/>
    </w:rPr>
  </w:style>
  <w:style w:type="paragraph" w:styleId="ListParagraph">
    <w:name w:val="List Paragraph"/>
    <w:basedOn w:val="Normal"/>
    <w:uiPriority w:val="34"/>
    <w:qFormat/>
    <w:rsid w:val="000614E9"/>
    <w:pPr>
      <w:ind w:left="720"/>
      <w:contextualSpacing/>
    </w:pPr>
  </w:style>
  <w:style w:type="character" w:customStyle="1" w:styleId="Heading2Char">
    <w:name w:val="Heading 2 Char"/>
    <w:basedOn w:val="DefaultParagraphFont"/>
    <w:link w:val="Heading2"/>
    <w:uiPriority w:val="9"/>
    <w:rsid w:val="000A3D60"/>
    <w:rPr>
      <w:rFonts w:asciiTheme="majorHAnsi" w:eastAsiaTheme="majorEastAsia" w:hAnsiTheme="majorHAnsi" w:cstheme="majorBidi"/>
      <w:b/>
      <w:bCs/>
      <w:color w:val="4F81BD" w:themeColor="accent1"/>
      <w:sz w:val="28"/>
      <w:szCs w:val="26"/>
      <w:lang w:val="en-US"/>
    </w:rPr>
  </w:style>
  <w:style w:type="character" w:customStyle="1" w:styleId="Heading3Char">
    <w:name w:val="Heading 3 Char"/>
    <w:basedOn w:val="DefaultParagraphFont"/>
    <w:link w:val="Heading3"/>
    <w:uiPriority w:val="9"/>
    <w:rsid w:val="003C2CC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53195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F217E"/>
    <w:rPr>
      <w:color w:val="0000FF" w:themeColor="hyperlink"/>
      <w:u w:val="single"/>
    </w:rPr>
  </w:style>
  <w:style w:type="table" w:styleId="TableGrid">
    <w:name w:val="Table Grid"/>
    <w:basedOn w:val="TableNormal"/>
    <w:uiPriority w:val="39"/>
    <w:rsid w:val="00A01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EE39C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EE39C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B9263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9263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9263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9263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926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263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D3D12"/>
    <w:pPr>
      <w:numPr>
        <w:numId w:val="0"/>
      </w:numPr>
      <w:spacing w:before="240" w:line="259" w:lineRule="auto"/>
      <w:outlineLvl w:val="9"/>
    </w:pPr>
    <w:rPr>
      <w:b w:val="0"/>
      <w:bCs w:val="0"/>
      <w:sz w:val="32"/>
      <w:szCs w:val="32"/>
    </w:rPr>
  </w:style>
  <w:style w:type="paragraph" w:styleId="TOC2">
    <w:name w:val="toc 2"/>
    <w:basedOn w:val="Normal"/>
    <w:next w:val="Normal"/>
    <w:autoRedefine/>
    <w:uiPriority w:val="39"/>
    <w:unhideWhenUsed/>
    <w:rsid w:val="000D3D12"/>
    <w:pPr>
      <w:spacing w:after="100"/>
      <w:ind w:left="220"/>
    </w:pPr>
  </w:style>
  <w:style w:type="paragraph" w:styleId="TOC1">
    <w:name w:val="toc 1"/>
    <w:basedOn w:val="Normal"/>
    <w:next w:val="Normal"/>
    <w:autoRedefine/>
    <w:uiPriority w:val="39"/>
    <w:unhideWhenUsed/>
    <w:rsid w:val="000D3D12"/>
    <w:pPr>
      <w:spacing w:after="100"/>
    </w:pPr>
  </w:style>
  <w:style w:type="paragraph" w:styleId="NoSpacing">
    <w:name w:val="No Spacing"/>
    <w:link w:val="NoSpacingChar"/>
    <w:uiPriority w:val="1"/>
    <w:qFormat/>
    <w:rsid w:val="000D3D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3D1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391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e.tamk.fi/~poypek/a1_ict_saa_tulosta.php" TargetMode="External"/><Relationship Id="rId13" Type="http://schemas.microsoft.com/office/2007/relationships/hdphoto" Target="media/hdphoto2.wdp"/><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numbering" Target="numbering.xml"/><Relationship Id="rId21" Type="http://schemas.microsoft.com/office/2007/relationships/hdphoto" Target="media/hdphoto5.wdp"/><Relationship Id="rId7" Type="http://schemas.openxmlformats.org/officeDocument/2006/relationships/hyperlink" Target="http://koti.tamk.fi/~poypek/ict_saa_tulosta.php" TargetMode="External"/><Relationship Id="rId12" Type="http://schemas.openxmlformats.org/officeDocument/2006/relationships/image" Target="media/image2.png"/><Relationship Id="rId17" Type="http://schemas.microsoft.com/office/2007/relationships/hdphoto" Target="media/hdphoto4.wdp"/><Relationship Id="rId25" Type="http://schemas.microsoft.com/office/2007/relationships/hdphoto" Target="media/hdphoto7.wd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dafruit/Adafruit-BMP085-Libra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6.wdp"/><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home.tamk.fi/~poypek/b1_ict_saa_tulosta.php" TargetMode="Externa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5A1F7F-4224-409E-B491-57F1ADA2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1818</Words>
  <Characters>10366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IoT devices and data collection</vt:lpstr>
    </vt:vector>
  </TitlesOfParts>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devices and data collection</dc:title>
  <dc:subject>Project requirements ver. 0.9</dc:subject>
  <dc:creator>naakka</dc:creator>
  <cp:lastModifiedBy>Kari Naakka</cp:lastModifiedBy>
  <cp:revision>2</cp:revision>
  <dcterms:created xsi:type="dcterms:W3CDTF">2017-01-17T14:35:00Z</dcterms:created>
  <dcterms:modified xsi:type="dcterms:W3CDTF">2017-01-17T14:35:00Z</dcterms:modified>
</cp:coreProperties>
</file>